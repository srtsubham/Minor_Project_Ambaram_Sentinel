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6A818" w14:textId="24FC1E19" w:rsidR="00B022E2" w:rsidRPr="00B022E2" w:rsidRDefault="00B022E2" w:rsidP="00B022E2">
      <w:pPr>
        <w:pStyle w:val="Title"/>
        <w:tabs>
          <w:tab w:val="left" w:pos="7797"/>
        </w:tabs>
        <w:ind w:left="426" w:right="996"/>
        <w:rPr>
          <w:sz w:val="44"/>
          <w:szCs w:val="44"/>
        </w:rPr>
      </w:pPr>
      <w:r>
        <w:rPr>
          <w:sz w:val="44"/>
          <w:szCs w:val="44"/>
        </w:rPr>
        <w:t xml:space="preserve">   </w:t>
      </w:r>
      <w:r w:rsidR="00C02F98">
        <w:rPr>
          <w:sz w:val="44"/>
          <w:szCs w:val="44"/>
        </w:rPr>
        <w:t xml:space="preserve"> </w:t>
      </w:r>
      <w:r w:rsidRPr="00B022E2">
        <w:rPr>
          <w:sz w:val="44"/>
          <w:szCs w:val="44"/>
        </w:rPr>
        <w:t>A</w:t>
      </w:r>
      <w:r w:rsidRPr="00B022E2">
        <w:rPr>
          <w:spacing w:val="-11"/>
          <w:sz w:val="44"/>
          <w:szCs w:val="44"/>
        </w:rPr>
        <w:t xml:space="preserve"> </w:t>
      </w:r>
      <w:r w:rsidRPr="00B022E2">
        <w:rPr>
          <w:sz w:val="44"/>
          <w:szCs w:val="44"/>
        </w:rPr>
        <w:t>Synopsis</w:t>
      </w:r>
      <w:r w:rsidRPr="00B022E2">
        <w:rPr>
          <w:spacing w:val="-7"/>
          <w:sz w:val="44"/>
          <w:szCs w:val="44"/>
        </w:rPr>
        <w:t xml:space="preserve"> </w:t>
      </w:r>
      <w:r w:rsidRPr="00B022E2">
        <w:rPr>
          <w:sz w:val="44"/>
          <w:szCs w:val="44"/>
        </w:rPr>
        <w:t>Report</w:t>
      </w:r>
      <w:r w:rsidRPr="00B022E2">
        <w:rPr>
          <w:spacing w:val="-11"/>
          <w:sz w:val="44"/>
          <w:szCs w:val="44"/>
        </w:rPr>
        <w:t xml:space="preserve"> </w:t>
      </w:r>
      <w:r w:rsidRPr="00B022E2">
        <w:rPr>
          <w:sz w:val="44"/>
          <w:szCs w:val="44"/>
        </w:rPr>
        <w:t>for</w:t>
      </w:r>
      <w:r w:rsidRPr="00B022E2">
        <w:rPr>
          <w:spacing w:val="-4"/>
          <w:sz w:val="44"/>
          <w:szCs w:val="44"/>
        </w:rPr>
        <w:t xml:space="preserve"> </w:t>
      </w:r>
      <w:r w:rsidRPr="00B022E2">
        <w:rPr>
          <w:sz w:val="44"/>
          <w:szCs w:val="44"/>
        </w:rPr>
        <w:t>Minor</w:t>
      </w:r>
      <w:r w:rsidRPr="00B022E2">
        <w:rPr>
          <w:spacing w:val="-12"/>
          <w:sz w:val="44"/>
          <w:szCs w:val="44"/>
        </w:rPr>
        <w:t xml:space="preserve"> </w:t>
      </w:r>
      <w:r w:rsidRPr="00B022E2">
        <w:rPr>
          <w:sz w:val="44"/>
          <w:szCs w:val="44"/>
        </w:rPr>
        <w:t>Project</w:t>
      </w:r>
      <w:r w:rsidRPr="00B022E2">
        <w:rPr>
          <w:spacing w:val="-11"/>
          <w:sz w:val="44"/>
          <w:szCs w:val="44"/>
        </w:rPr>
        <w:t xml:space="preserve"> </w:t>
      </w:r>
      <w:r w:rsidRPr="00B022E2">
        <w:rPr>
          <w:spacing w:val="-10"/>
          <w:sz w:val="44"/>
          <w:szCs w:val="44"/>
        </w:rPr>
        <w:t>I</w:t>
      </w:r>
      <w:r w:rsidR="00B351C2">
        <w:rPr>
          <w:spacing w:val="-10"/>
          <w:sz w:val="44"/>
          <w:szCs w:val="44"/>
        </w:rPr>
        <w:t>I</w:t>
      </w:r>
    </w:p>
    <w:p w14:paraId="744B924F" w14:textId="70DB782E" w:rsidR="00B022E2" w:rsidRDefault="00723237" w:rsidP="00723237">
      <w:pPr>
        <w:pStyle w:val="BodyText"/>
        <w:spacing w:before="412"/>
        <w:ind w:left="667" w:right="531"/>
      </w:pPr>
      <w:r>
        <w:rPr>
          <w:spacing w:val="-5"/>
        </w:rPr>
        <w:t xml:space="preserve">                                                                            </w:t>
      </w:r>
      <w:r w:rsidR="00B022E2">
        <w:rPr>
          <w:spacing w:val="-5"/>
        </w:rPr>
        <w:t>On</w:t>
      </w:r>
    </w:p>
    <w:p w14:paraId="1238C8A1" w14:textId="77777777" w:rsidR="00B022E2" w:rsidRDefault="00B022E2" w:rsidP="00B022E2">
      <w:pPr>
        <w:pStyle w:val="BodyText"/>
        <w:spacing w:before="137"/>
        <w:jc w:val="center"/>
      </w:pPr>
    </w:p>
    <w:p w14:paraId="27757991" w14:textId="57F20614" w:rsidR="00B022E2" w:rsidRPr="00AB002E" w:rsidRDefault="00C02F98" w:rsidP="00C02F98">
      <w:pPr>
        <w:ind w:right="-360"/>
        <w:rPr>
          <w:b/>
          <w:bCs/>
          <w:sz w:val="40"/>
          <w:szCs w:val="40"/>
        </w:rPr>
      </w:pPr>
      <w:r>
        <w:rPr>
          <w:b/>
          <w:sz w:val="40"/>
          <w:szCs w:val="40"/>
        </w:rPr>
        <w:t xml:space="preserve">     </w:t>
      </w:r>
      <w:r w:rsidR="00B022E2" w:rsidRPr="00AB002E">
        <w:rPr>
          <w:b/>
          <w:sz w:val="40"/>
          <w:szCs w:val="40"/>
        </w:rPr>
        <w:t>AI Prediction Model for Extreme Weather Events</w:t>
      </w:r>
    </w:p>
    <w:p w14:paraId="60C5888A" w14:textId="3DC20205" w:rsidR="00B022E2" w:rsidRDefault="00B022E2" w:rsidP="00B022E2">
      <w:pPr>
        <w:spacing w:before="401"/>
        <w:ind w:left="658" w:right="532"/>
        <w:jc w:val="center"/>
      </w:pPr>
      <w:r>
        <w:t>Submitted</w:t>
      </w:r>
      <w:r>
        <w:rPr>
          <w:spacing w:val="8"/>
        </w:rPr>
        <w:t xml:space="preserve"> </w:t>
      </w:r>
      <w:r>
        <w:t>for</w:t>
      </w:r>
      <w:r>
        <w:rPr>
          <w:spacing w:val="12"/>
        </w:rPr>
        <w:t xml:space="preserve"> </w:t>
      </w:r>
      <w:r>
        <w:t>the</w:t>
      </w:r>
      <w:r>
        <w:rPr>
          <w:spacing w:val="10"/>
        </w:rPr>
        <w:t xml:space="preserve"> </w:t>
      </w:r>
      <w:r w:rsidR="00B841FC">
        <w:t>Partial</w:t>
      </w:r>
      <w:r>
        <w:rPr>
          <w:spacing w:val="8"/>
        </w:rPr>
        <w:t xml:space="preserve"> </w:t>
      </w:r>
      <w:r>
        <w:t>Fulfilment</w:t>
      </w:r>
      <w:r>
        <w:rPr>
          <w:spacing w:val="8"/>
        </w:rPr>
        <w:t xml:space="preserve"> </w:t>
      </w:r>
      <w:r>
        <w:t>of</w:t>
      </w:r>
      <w:r>
        <w:rPr>
          <w:spacing w:val="8"/>
        </w:rPr>
        <w:t xml:space="preserve"> </w:t>
      </w:r>
      <w:r>
        <w:t>the</w:t>
      </w:r>
      <w:r>
        <w:rPr>
          <w:spacing w:val="10"/>
        </w:rPr>
        <w:t xml:space="preserve"> </w:t>
      </w:r>
      <w:r>
        <w:t>Award</w:t>
      </w:r>
      <w:r>
        <w:rPr>
          <w:spacing w:val="15"/>
        </w:rPr>
        <w:t xml:space="preserve"> </w:t>
      </w:r>
      <w:r>
        <w:t>of</w:t>
      </w:r>
      <w:r>
        <w:rPr>
          <w:spacing w:val="11"/>
        </w:rPr>
        <w:t xml:space="preserve"> </w:t>
      </w:r>
      <w:r>
        <w:t>the</w:t>
      </w:r>
      <w:r>
        <w:rPr>
          <w:spacing w:val="9"/>
        </w:rPr>
        <w:t xml:space="preserve"> </w:t>
      </w:r>
      <w:r>
        <w:t>Degree</w:t>
      </w:r>
      <w:r>
        <w:rPr>
          <w:spacing w:val="13"/>
        </w:rPr>
        <w:t xml:space="preserve"> </w:t>
      </w:r>
      <w:r>
        <w:rPr>
          <w:spacing w:val="-5"/>
        </w:rPr>
        <w:t>of</w:t>
      </w:r>
    </w:p>
    <w:p w14:paraId="1514004F" w14:textId="77777777" w:rsidR="00B022E2" w:rsidRDefault="00B022E2" w:rsidP="00B022E2">
      <w:pPr>
        <w:pStyle w:val="BodyText"/>
        <w:spacing w:before="159"/>
        <w:jc w:val="center"/>
      </w:pPr>
    </w:p>
    <w:p w14:paraId="3B5C98F0" w14:textId="48DCC4E2" w:rsidR="00B022E2" w:rsidRDefault="00B022E2" w:rsidP="00723237">
      <w:pPr>
        <w:pStyle w:val="Heading1"/>
        <w:spacing w:line="342" w:lineRule="exact"/>
        <w:ind w:left="426"/>
      </w:pPr>
      <w:r>
        <w:t xml:space="preserve">                  </w:t>
      </w:r>
      <w:r w:rsidR="003B2C16">
        <w:t xml:space="preserve">   </w:t>
      </w:r>
      <w:r>
        <w:t>Bachelor</w:t>
      </w:r>
      <w:r>
        <w:rPr>
          <w:spacing w:val="-8"/>
        </w:rPr>
        <w:t xml:space="preserve"> </w:t>
      </w:r>
      <w:r>
        <w:t>of</w:t>
      </w:r>
      <w:r>
        <w:rPr>
          <w:spacing w:val="-7"/>
        </w:rPr>
        <w:t xml:space="preserve"> </w:t>
      </w:r>
      <w:r>
        <w:rPr>
          <w:spacing w:val="-2"/>
        </w:rPr>
        <w:t>Technology</w:t>
      </w:r>
    </w:p>
    <w:p w14:paraId="6A63F88A" w14:textId="77777777" w:rsidR="00B022E2" w:rsidRDefault="00B022E2" w:rsidP="00723237">
      <w:pPr>
        <w:pStyle w:val="BodyText"/>
        <w:spacing w:line="296" w:lineRule="exact"/>
        <w:ind w:left="426" w:right="531"/>
        <w:jc w:val="center"/>
      </w:pPr>
      <w:r>
        <w:rPr>
          <w:spacing w:val="-5"/>
        </w:rPr>
        <w:t>in</w:t>
      </w:r>
    </w:p>
    <w:p w14:paraId="1842BFAB" w14:textId="67A38846" w:rsidR="00B022E2" w:rsidRDefault="00B022E2" w:rsidP="00723237">
      <w:pPr>
        <w:pStyle w:val="Heading1"/>
        <w:spacing w:before="57"/>
        <w:ind w:left="426"/>
      </w:pPr>
      <w:r>
        <w:t xml:space="preserve">   </w:t>
      </w:r>
      <w:r w:rsidR="00723237">
        <w:t xml:space="preserve">               </w:t>
      </w:r>
      <w:r>
        <w:t>Computer</w:t>
      </w:r>
      <w:r>
        <w:rPr>
          <w:spacing w:val="-7"/>
        </w:rPr>
        <w:t xml:space="preserve"> </w:t>
      </w:r>
      <w:r>
        <w:t>Science</w:t>
      </w:r>
      <w:r>
        <w:rPr>
          <w:spacing w:val="-11"/>
        </w:rPr>
        <w:t xml:space="preserve"> </w:t>
      </w:r>
      <w:r>
        <w:t>&amp;</w:t>
      </w:r>
      <w:r>
        <w:rPr>
          <w:spacing w:val="-5"/>
        </w:rPr>
        <w:t xml:space="preserve"> </w:t>
      </w:r>
      <w:r>
        <w:rPr>
          <w:spacing w:val="-2"/>
        </w:rPr>
        <w:t>Engineering</w:t>
      </w:r>
    </w:p>
    <w:p w14:paraId="53BFCE6C" w14:textId="0C8C6624" w:rsidR="00B022E2" w:rsidRDefault="00B022E2" w:rsidP="00723237">
      <w:pPr>
        <w:spacing w:before="91" w:line="316" w:lineRule="auto"/>
        <w:ind w:left="426" w:right="3279"/>
        <w:jc w:val="center"/>
        <w:rPr>
          <w:spacing w:val="-4"/>
          <w:sz w:val="26"/>
        </w:rPr>
      </w:pPr>
      <w:r>
        <w:rPr>
          <w:spacing w:val="-4"/>
          <w:sz w:val="26"/>
        </w:rPr>
        <w:t xml:space="preserve">                                              by-</w:t>
      </w:r>
    </w:p>
    <w:p w14:paraId="005EF422" w14:textId="0698FE04" w:rsidR="00B022E2" w:rsidRDefault="00723237" w:rsidP="00723237">
      <w:pPr>
        <w:ind w:left="426" w:right="-360"/>
        <w:rPr>
          <w:b/>
          <w:bCs/>
          <w:sz w:val="28"/>
          <w:szCs w:val="28"/>
        </w:rPr>
      </w:pPr>
      <w:r>
        <w:rPr>
          <w:b/>
          <w:bCs/>
          <w:sz w:val="28"/>
          <w:szCs w:val="28"/>
        </w:rPr>
        <w:t xml:space="preserve">                        </w:t>
      </w:r>
      <w:r w:rsidR="00B022E2" w:rsidRPr="00AB002E">
        <w:rPr>
          <w:b/>
          <w:bCs/>
          <w:sz w:val="28"/>
          <w:szCs w:val="28"/>
        </w:rPr>
        <w:t>Somya Ranjan Tripathi, Sneha Kumari,</w:t>
      </w:r>
    </w:p>
    <w:p w14:paraId="4C2FC1CE" w14:textId="1206A0BF" w:rsidR="0038207E" w:rsidRDefault="0038207E" w:rsidP="0038207E">
      <w:pPr>
        <w:ind w:left="1440" w:right="-360" w:firstLine="720"/>
        <w:rPr>
          <w:b/>
          <w:bCs/>
          <w:sz w:val="28"/>
          <w:szCs w:val="28"/>
        </w:rPr>
      </w:pPr>
      <w:r>
        <w:rPr>
          <w:b/>
          <w:bCs/>
          <w:sz w:val="28"/>
          <w:szCs w:val="28"/>
        </w:rPr>
        <w:t xml:space="preserve">       Vikas Bajpai, Sunny Prajapati</w:t>
      </w:r>
    </w:p>
    <w:p w14:paraId="1947CEA7" w14:textId="77777777" w:rsidR="0038207E" w:rsidRPr="00AB002E" w:rsidRDefault="0038207E" w:rsidP="0038207E">
      <w:pPr>
        <w:ind w:left="1440" w:right="-360" w:firstLine="720"/>
        <w:rPr>
          <w:ins w:id="0" w:author="SR Tripathi" w:date="2025-11-05T22:23:00Z" w16du:dateUtc="2025-11-05T16:53:00Z"/>
          <w:b/>
          <w:bCs/>
          <w:sz w:val="28"/>
          <w:szCs w:val="28"/>
        </w:rPr>
      </w:pPr>
    </w:p>
    <w:p w14:paraId="55BB8655" w14:textId="16382179" w:rsidR="00B022E2" w:rsidRDefault="00723237" w:rsidP="00723237">
      <w:pPr>
        <w:spacing w:line="360" w:lineRule="auto"/>
        <w:rPr>
          <w:sz w:val="32"/>
          <w:szCs w:val="32"/>
        </w:rPr>
      </w:pPr>
      <w:r>
        <w:rPr>
          <w:sz w:val="32"/>
          <w:szCs w:val="32"/>
        </w:rPr>
        <w:t xml:space="preserve">                                        </w:t>
      </w:r>
      <w:r w:rsidR="00B022E2" w:rsidRPr="00AB002E">
        <w:rPr>
          <w:sz w:val="32"/>
          <w:szCs w:val="32"/>
        </w:rPr>
        <w:t>CS3K</w:t>
      </w:r>
      <w:r w:rsidR="00B022E2">
        <w:rPr>
          <w:sz w:val="32"/>
          <w:szCs w:val="32"/>
        </w:rPr>
        <w:t xml:space="preserve"> - </w:t>
      </w:r>
      <w:proofErr w:type="spellStart"/>
      <w:r w:rsidR="00B022E2" w:rsidRPr="00AB002E">
        <w:rPr>
          <w:sz w:val="32"/>
          <w:szCs w:val="32"/>
        </w:rPr>
        <w:t>V</w:t>
      </w:r>
      <w:r w:rsidR="008E215E">
        <w:rPr>
          <w:sz w:val="32"/>
          <w:szCs w:val="32"/>
        </w:rPr>
        <w:t>I</w:t>
      </w:r>
      <w:r w:rsidR="00B022E2">
        <w:rPr>
          <w:sz w:val="32"/>
          <w:szCs w:val="32"/>
          <w:vertAlign w:val="superscript"/>
        </w:rPr>
        <w:t>th</w:t>
      </w:r>
      <w:proofErr w:type="spellEnd"/>
      <w:r w:rsidR="00B022E2">
        <w:rPr>
          <w:sz w:val="32"/>
          <w:szCs w:val="32"/>
        </w:rPr>
        <w:t xml:space="preserve"> </w:t>
      </w:r>
      <w:r w:rsidR="00B022E2" w:rsidRPr="00AB002E">
        <w:rPr>
          <w:sz w:val="32"/>
          <w:szCs w:val="32"/>
        </w:rPr>
        <w:t>Semester</w:t>
      </w:r>
    </w:p>
    <w:p w14:paraId="161D6012" w14:textId="06E9D226" w:rsidR="00B022E2" w:rsidRPr="00217F51" w:rsidRDefault="00723237" w:rsidP="00723237">
      <w:pPr>
        <w:spacing w:line="480" w:lineRule="auto"/>
        <w:ind w:left="426"/>
        <w:rPr>
          <w:b/>
          <w:bCs/>
          <w:sz w:val="24"/>
          <w:szCs w:val="24"/>
        </w:rPr>
      </w:pPr>
      <w:r>
        <w:rPr>
          <w:b/>
          <w:bCs/>
          <w:sz w:val="24"/>
          <w:szCs w:val="24"/>
        </w:rPr>
        <w:t xml:space="preserve">                         </w:t>
      </w:r>
      <w:r w:rsidR="00B022E2" w:rsidRPr="00217F51">
        <w:rPr>
          <w:b/>
          <w:bCs/>
          <w:sz w:val="24"/>
          <w:szCs w:val="24"/>
        </w:rPr>
        <w:t>1230432644 / 1230432642 / 1230432695 / 1230432658</w:t>
      </w:r>
    </w:p>
    <w:p w14:paraId="7FFB494F" w14:textId="191E06EE" w:rsidR="00B022E2" w:rsidRPr="00AB002E" w:rsidRDefault="00723237" w:rsidP="00723237">
      <w:pPr>
        <w:rPr>
          <w:sz w:val="32"/>
          <w:szCs w:val="32"/>
        </w:rPr>
      </w:pPr>
      <w:r>
        <w:rPr>
          <w:sz w:val="32"/>
          <w:szCs w:val="32"/>
        </w:rPr>
        <w:t xml:space="preserve">                                     </w:t>
      </w:r>
      <w:r w:rsidR="00B022E2" w:rsidRPr="00AB002E">
        <w:rPr>
          <w:sz w:val="32"/>
          <w:szCs w:val="32"/>
        </w:rPr>
        <w:t>Under the supervision of</w:t>
      </w:r>
    </w:p>
    <w:p w14:paraId="6638536F" w14:textId="6ED33091" w:rsidR="00B022E2" w:rsidRDefault="00723237" w:rsidP="00723237">
      <w:pPr>
        <w:spacing w:before="102"/>
        <w:ind w:left="426" w:right="531"/>
        <w:rPr>
          <w:b/>
          <w:sz w:val="26"/>
        </w:rPr>
      </w:pPr>
      <w:r>
        <w:rPr>
          <w:b/>
          <w:spacing w:val="-4"/>
          <w:sz w:val="26"/>
        </w:rPr>
        <w:t xml:space="preserve">                 </w:t>
      </w:r>
      <w:r w:rsidR="00B351C2">
        <w:rPr>
          <w:b/>
          <w:spacing w:val="-4"/>
          <w:sz w:val="26"/>
        </w:rPr>
        <w:tab/>
      </w:r>
      <w:r w:rsidR="00B351C2">
        <w:rPr>
          <w:b/>
          <w:spacing w:val="-4"/>
          <w:sz w:val="26"/>
        </w:rPr>
        <w:tab/>
        <w:t xml:space="preserve">           </w:t>
      </w:r>
      <w:r w:rsidR="00B022E2" w:rsidRPr="00AB002E">
        <w:rPr>
          <w:b/>
          <w:bCs/>
          <w:sz w:val="28"/>
          <w:szCs w:val="28"/>
        </w:rPr>
        <w:t>Prof. Faraz Khan</w:t>
      </w:r>
    </w:p>
    <w:p w14:paraId="19E5AD5B" w14:textId="77777777" w:rsidR="00B022E2" w:rsidRDefault="00B022E2" w:rsidP="00B022E2">
      <w:pPr>
        <w:pStyle w:val="BodyText"/>
        <w:jc w:val="center"/>
        <w:rPr>
          <w:b/>
          <w:sz w:val="20"/>
        </w:rPr>
      </w:pPr>
    </w:p>
    <w:p w14:paraId="1B384258" w14:textId="02D7CACD" w:rsidR="00B022E2" w:rsidRDefault="00C02F98" w:rsidP="00B022E2">
      <w:pPr>
        <w:pStyle w:val="BodyText"/>
        <w:spacing w:before="11"/>
        <w:jc w:val="center"/>
        <w:rPr>
          <w:b/>
          <w:sz w:val="20"/>
        </w:rPr>
      </w:pPr>
      <w:r>
        <w:rPr>
          <w:b/>
          <w:noProof/>
          <w:sz w:val="20"/>
        </w:rPr>
        <w:drawing>
          <wp:anchor distT="0" distB="0" distL="0" distR="0" simplePos="0" relativeHeight="251657216" behindDoc="1" locked="0" layoutInCell="1" allowOverlap="1" wp14:anchorId="6069C9F2" wp14:editId="0EE1A2F9">
            <wp:simplePos x="0" y="0"/>
            <wp:positionH relativeFrom="page">
              <wp:posOffset>3281680</wp:posOffset>
            </wp:positionH>
            <wp:positionV relativeFrom="paragraph">
              <wp:posOffset>168275</wp:posOffset>
            </wp:positionV>
            <wp:extent cx="1211515" cy="1260157"/>
            <wp:effectExtent l="0" t="0" r="8255" b="0"/>
            <wp:wrapTopAndBottom/>
            <wp:docPr id="1" name="Image 1" descr="A red and blu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blue logo&#10;&#10;AI-generated content may be incorrect."/>
                    <pic:cNvPicPr/>
                  </pic:nvPicPr>
                  <pic:blipFill>
                    <a:blip r:embed="rId8" cstate="print"/>
                    <a:stretch>
                      <a:fillRect/>
                    </a:stretch>
                  </pic:blipFill>
                  <pic:spPr>
                    <a:xfrm>
                      <a:off x="0" y="0"/>
                      <a:ext cx="1211515" cy="1260157"/>
                    </a:xfrm>
                    <a:prstGeom prst="rect">
                      <a:avLst/>
                    </a:prstGeom>
                  </pic:spPr>
                </pic:pic>
              </a:graphicData>
            </a:graphic>
          </wp:anchor>
        </w:drawing>
      </w:r>
    </w:p>
    <w:p w14:paraId="5855EBFB" w14:textId="1627759D" w:rsidR="00B022E2" w:rsidRDefault="00B022E2" w:rsidP="00B022E2">
      <w:pPr>
        <w:pStyle w:val="BodyText"/>
        <w:jc w:val="center"/>
        <w:rPr>
          <w:b/>
        </w:rPr>
      </w:pPr>
    </w:p>
    <w:p w14:paraId="1926D42C" w14:textId="77777777" w:rsidR="00B022E2" w:rsidRDefault="00B022E2" w:rsidP="00B022E2">
      <w:pPr>
        <w:pStyle w:val="BodyText"/>
        <w:spacing w:before="183"/>
        <w:jc w:val="center"/>
        <w:rPr>
          <w:b/>
        </w:rPr>
      </w:pPr>
    </w:p>
    <w:p w14:paraId="01A6663E" w14:textId="08E49887" w:rsidR="00B022E2" w:rsidRDefault="00723237" w:rsidP="00723237">
      <w:pPr>
        <w:ind w:left="662" w:right="531"/>
        <w:rPr>
          <w:b/>
          <w:sz w:val="26"/>
        </w:rPr>
      </w:pPr>
      <w:r>
        <w:rPr>
          <w:b/>
          <w:sz w:val="26"/>
        </w:rPr>
        <w:t xml:space="preserve"> </w:t>
      </w:r>
      <w:r>
        <w:rPr>
          <w:b/>
          <w:sz w:val="26"/>
        </w:rPr>
        <w:tab/>
      </w:r>
      <w:r>
        <w:rPr>
          <w:b/>
          <w:sz w:val="26"/>
        </w:rPr>
        <w:tab/>
      </w:r>
      <w:r>
        <w:rPr>
          <w:b/>
          <w:sz w:val="26"/>
        </w:rPr>
        <w:tab/>
      </w:r>
      <w:r>
        <w:rPr>
          <w:b/>
          <w:sz w:val="26"/>
        </w:rPr>
        <w:tab/>
      </w:r>
      <w:r w:rsidR="00B022E2">
        <w:rPr>
          <w:b/>
          <w:sz w:val="26"/>
        </w:rPr>
        <w:t>BBD</w:t>
      </w:r>
      <w:r w:rsidR="00B022E2">
        <w:rPr>
          <w:b/>
          <w:spacing w:val="-2"/>
          <w:sz w:val="26"/>
        </w:rPr>
        <w:t xml:space="preserve"> UNIVERSITY</w:t>
      </w:r>
    </w:p>
    <w:p w14:paraId="67AD0C39" w14:textId="77777777" w:rsidR="00B022E2" w:rsidRDefault="00B022E2" w:rsidP="00B022E2">
      <w:pPr>
        <w:pStyle w:val="BodyText"/>
        <w:spacing w:before="9"/>
        <w:jc w:val="center"/>
        <w:rPr>
          <w:b/>
        </w:rPr>
      </w:pPr>
    </w:p>
    <w:p w14:paraId="74BACD48" w14:textId="25BC1EA3" w:rsidR="00B022E2" w:rsidRDefault="00B022E2" w:rsidP="00B022E2">
      <w:pPr>
        <w:spacing w:line="297" w:lineRule="exact"/>
        <w:ind w:left="658" w:right="531"/>
        <w:jc w:val="center"/>
        <w:rPr>
          <w:b/>
          <w:sz w:val="26"/>
        </w:rPr>
      </w:pPr>
      <w:r>
        <w:rPr>
          <w:b/>
          <w:sz w:val="26"/>
        </w:rPr>
        <w:t>Department</w:t>
      </w:r>
      <w:r>
        <w:rPr>
          <w:b/>
          <w:spacing w:val="4"/>
          <w:sz w:val="26"/>
        </w:rPr>
        <w:t xml:space="preserve"> </w:t>
      </w:r>
      <w:r>
        <w:rPr>
          <w:b/>
          <w:sz w:val="26"/>
        </w:rPr>
        <w:t>of</w:t>
      </w:r>
      <w:r>
        <w:rPr>
          <w:b/>
          <w:spacing w:val="6"/>
          <w:sz w:val="26"/>
        </w:rPr>
        <w:t xml:space="preserve"> </w:t>
      </w:r>
      <w:r>
        <w:rPr>
          <w:b/>
          <w:sz w:val="26"/>
        </w:rPr>
        <w:t>Computer</w:t>
      </w:r>
      <w:r>
        <w:rPr>
          <w:b/>
          <w:spacing w:val="5"/>
          <w:sz w:val="26"/>
        </w:rPr>
        <w:t xml:space="preserve"> </w:t>
      </w:r>
      <w:r>
        <w:rPr>
          <w:b/>
          <w:sz w:val="26"/>
        </w:rPr>
        <w:t>Science</w:t>
      </w:r>
      <w:r>
        <w:rPr>
          <w:b/>
          <w:spacing w:val="4"/>
          <w:sz w:val="26"/>
        </w:rPr>
        <w:t xml:space="preserve"> </w:t>
      </w:r>
      <w:r>
        <w:rPr>
          <w:b/>
          <w:sz w:val="26"/>
        </w:rPr>
        <w:t>&amp;</w:t>
      </w:r>
      <w:r>
        <w:rPr>
          <w:b/>
          <w:spacing w:val="9"/>
          <w:sz w:val="26"/>
        </w:rPr>
        <w:t xml:space="preserve"> </w:t>
      </w:r>
      <w:r>
        <w:rPr>
          <w:b/>
          <w:spacing w:val="-2"/>
          <w:sz w:val="26"/>
        </w:rPr>
        <w:t>Engineering</w:t>
      </w:r>
    </w:p>
    <w:p w14:paraId="3D624203" w14:textId="3F26ACEE" w:rsidR="00B022E2" w:rsidRDefault="00D959C3" w:rsidP="00B022E2">
      <w:pPr>
        <w:pStyle w:val="BodyText"/>
        <w:spacing w:line="297" w:lineRule="exact"/>
        <w:ind w:left="665" w:right="531"/>
        <w:jc w:val="center"/>
      </w:pPr>
      <w:r>
        <w:t xml:space="preserve"> </w:t>
      </w:r>
      <w:r w:rsidR="00B022E2">
        <w:t>School</w:t>
      </w:r>
      <w:r w:rsidR="00B022E2">
        <w:rPr>
          <w:spacing w:val="6"/>
        </w:rPr>
        <w:t xml:space="preserve"> </w:t>
      </w:r>
      <w:r>
        <w:t>of</w:t>
      </w:r>
      <w:r w:rsidR="00B022E2">
        <w:rPr>
          <w:spacing w:val="4"/>
        </w:rPr>
        <w:t xml:space="preserve"> </w:t>
      </w:r>
      <w:r w:rsidR="00B022E2">
        <w:rPr>
          <w:spacing w:val="-2"/>
        </w:rPr>
        <w:t>Engineering,</w:t>
      </w:r>
    </w:p>
    <w:p w14:paraId="7D8B347E" w14:textId="5F57ADE9" w:rsidR="00B022E2" w:rsidRDefault="00D959C3" w:rsidP="00B022E2">
      <w:pPr>
        <w:pStyle w:val="BodyText"/>
        <w:spacing w:before="49" w:line="278" w:lineRule="auto"/>
        <w:ind w:left="658" w:right="531"/>
        <w:jc w:val="center"/>
      </w:pPr>
      <w:r>
        <w:t xml:space="preserve">  </w:t>
      </w:r>
      <w:r w:rsidR="00B022E2">
        <w:t xml:space="preserve">Babu Banarasi Das University, Lucknow (226028), Uttar Pradesh, </w:t>
      </w:r>
      <w:r w:rsidR="00B022E2">
        <w:rPr>
          <w:spacing w:val="-2"/>
        </w:rPr>
        <w:t>India.</w:t>
      </w:r>
    </w:p>
    <w:p w14:paraId="6351A8F6" w14:textId="77777777" w:rsidR="006F337B" w:rsidRPr="00DE7D2D" w:rsidRDefault="006F337B">
      <w:pPr>
        <w:spacing w:line="320" w:lineRule="exact"/>
        <w:rPr>
          <w:b/>
          <w:sz w:val="28"/>
        </w:rPr>
        <w:sectPr w:rsidR="006F337B" w:rsidRPr="00DE7D2D" w:rsidSect="005D1960">
          <w:headerReference w:type="default" r:id="rId9"/>
          <w:footerReference w:type="default" r:id="rId10"/>
          <w:type w:val="continuous"/>
          <w:pgSz w:w="12240" w:h="15840"/>
          <w:pgMar w:top="1701" w:right="1440" w:bottom="280" w:left="1440" w:header="567" w:footer="794" w:gutter="0"/>
          <w:cols w:space="720"/>
          <w:docGrid w:linePitch="299"/>
        </w:sectPr>
      </w:pPr>
    </w:p>
    <w:p w14:paraId="6518A241" w14:textId="4646985F" w:rsidR="006F337B" w:rsidRPr="008431B6" w:rsidRDefault="00160426" w:rsidP="008431B6">
      <w:pPr>
        <w:pStyle w:val="Heading2"/>
        <w:numPr>
          <w:ilvl w:val="0"/>
          <w:numId w:val="1"/>
        </w:numPr>
        <w:tabs>
          <w:tab w:val="left" w:pos="220"/>
        </w:tabs>
        <w:spacing w:before="5" w:line="250" w:lineRule="exact"/>
        <w:ind w:hanging="220"/>
      </w:pPr>
      <w:r w:rsidRPr="00DE7D2D">
        <w:lastRenderedPageBreak/>
        <w:t>INTRODUCTION</w:t>
      </w:r>
    </w:p>
    <w:p w14:paraId="2EA3AFCE" w14:textId="77777777" w:rsidR="008431B6" w:rsidRPr="00DE7D2D" w:rsidRDefault="008431B6" w:rsidP="008431B6">
      <w:pPr>
        <w:pStyle w:val="Heading2"/>
        <w:tabs>
          <w:tab w:val="left" w:pos="220"/>
        </w:tabs>
        <w:spacing w:before="5" w:line="250" w:lineRule="exact"/>
        <w:ind w:firstLine="0"/>
      </w:pPr>
    </w:p>
    <w:p w14:paraId="28610CE0" w14:textId="35E469A7" w:rsidR="00A52985" w:rsidRPr="00DE7D2D" w:rsidRDefault="00A52985" w:rsidP="00082F13">
      <w:pPr>
        <w:pStyle w:val="BodyText"/>
        <w:spacing w:before="5"/>
        <w:jc w:val="both"/>
      </w:pPr>
      <w:r w:rsidRPr="00DE7D2D">
        <w:t xml:space="preserve">Extreme weather events such as floods, cyclones, heatwaves, and droughts have become more frequent and intense in recent decades due to the accelerating effects of climate change. These unpredictable climatic patterns are not only causing large-scale damage to infrastructure, agriculture, and ecosystems but are also posing a severe threat to human lives and economic stability. For instance, India has witnessed devastating floods in states like Assam and Kerala, prolonged heatwaves across northern regions, and unseasonal rainfall that has affected food security. Traditional weather forecasting techniques, although effective to some extent, often fail to capture the complex interactions between atmospheric variables that drive these extreme conditions. The unpredictability arises from the dynamic and non-linear nature of the Earth’s climate system, </w:t>
      </w:r>
      <w:proofErr w:type="gramStart"/>
      <w:r w:rsidRPr="00DE7D2D">
        <w:t>where</w:t>
      </w:r>
      <w:proofErr w:type="gramEnd"/>
      <w:r w:rsidRPr="00DE7D2D">
        <w:t xml:space="preserve"> small variations in parameters like humidity, pressure, or temperature can lead to major deviations in weather outcomes. Therefore, there is an urgent need for more advanced and intelligent systems that can process vast amounts of meteorological data, detect hidden relationships, and generate accurate forecasts.</w:t>
      </w:r>
    </w:p>
    <w:p w14:paraId="7227B8A1" w14:textId="77777777" w:rsidR="00A52985" w:rsidRPr="00A52985" w:rsidRDefault="00A52985" w:rsidP="00082F13">
      <w:pPr>
        <w:pStyle w:val="BodyText"/>
        <w:spacing w:before="5"/>
        <w:jc w:val="both"/>
        <w:rPr>
          <w:lang w:val="en-IN"/>
        </w:rPr>
      </w:pPr>
    </w:p>
    <w:p w14:paraId="14F10902" w14:textId="6ACCA354" w:rsidR="00A52985" w:rsidRPr="00DE7D2D" w:rsidRDefault="00A52985" w:rsidP="00082F13">
      <w:pPr>
        <w:pStyle w:val="BodyText"/>
        <w:spacing w:before="5"/>
        <w:jc w:val="both"/>
      </w:pPr>
      <w:r w:rsidRPr="00DE7D2D">
        <w:t xml:space="preserve">Artificial Intelligence (AI) and Machine Learning (ML) have emerged as powerful tools in addressing this challenge. Unlike conventional statistical models, AI algorithms can </w:t>
      </w:r>
      <w:proofErr w:type="spellStart"/>
      <w:r w:rsidR="00CE2881">
        <w:t>analyse</w:t>
      </w:r>
      <w:proofErr w:type="spellEnd"/>
      <w:r w:rsidRPr="00DE7D2D">
        <w:t xml:space="preserve"> large-scale datasets collected from satellites, weather stations, and climate sensors to uncover deep patterns that are otherwise difficult to interpret manually. By training on historical weather data, AI models can identify correlations and trends that lead to extreme weather conditions, making them capable of providing early warnings with improved accuracy and lead time. This capability is particularly valuable for a country like India, where timely forecasting can help mitigate the impact of disasters by enabling early evacuation, better agricultural planning, and efficient resource allocation. The development of an AI prediction model for extreme weather events is not just a technological innovation—it is a step toward safeguarding communities and creating a foundation for climate resilience. This project aims to explore and implement AI-driven predictive techniques that can complement existing meteorological systems, reduce forecasting errors, and ultimately contribute to a safer and more sustainable future.</w:t>
      </w:r>
    </w:p>
    <w:p w14:paraId="7BCC09DD" w14:textId="77777777" w:rsidR="00A52985" w:rsidRPr="00DE7D2D" w:rsidRDefault="00A52985">
      <w:pPr>
        <w:pStyle w:val="BodyText"/>
        <w:spacing w:before="5"/>
      </w:pPr>
    </w:p>
    <w:p w14:paraId="62266D65" w14:textId="77777777" w:rsidR="00A52985" w:rsidRPr="00DE7D2D" w:rsidRDefault="00A52985">
      <w:pPr>
        <w:pStyle w:val="BodyText"/>
        <w:spacing w:before="5"/>
      </w:pPr>
    </w:p>
    <w:p w14:paraId="7D15792B" w14:textId="0E728ACB" w:rsidR="006F337B" w:rsidRPr="00DE7D2D" w:rsidRDefault="00160426">
      <w:pPr>
        <w:pStyle w:val="Heading2"/>
        <w:numPr>
          <w:ilvl w:val="0"/>
          <w:numId w:val="1"/>
        </w:numPr>
        <w:tabs>
          <w:tab w:val="left" w:pos="220"/>
        </w:tabs>
        <w:spacing w:line="250" w:lineRule="exact"/>
        <w:ind w:hanging="220"/>
      </w:pPr>
      <w:r w:rsidRPr="00DE7D2D">
        <w:t xml:space="preserve">PROBLEM </w:t>
      </w:r>
      <w:r w:rsidRPr="00DE7D2D">
        <w:rPr>
          <w:spacing w:val="-2"/>
        </w:rPr>
        <w:t>STATEMENT</w:t>
      </w:r>
    </w:p>
    <w:p w14:paraId="4E8E379F" w14:textId="77777777" w:rsidR="006F337B" w:rsidRPr="00DE7D2D" w:rsidRDefault="006F337B">
      <w:pPr>
        <w:pStyle w:val="BodyText"/>
        <w:spacing w:before="5"/>
      </w:pPr>
    </w:p>
    <w:p w14:paraId="2B4EEA1D" w14:textId="75E571BD" w:rsidR="00A52985" w:rsidRPr="00DE7D2D" w:rsidRDefault="00895453" w:rsidP="00082F13">
      <w:pPr>
        <w:pStyle w:val="BodyText"/>
        <w:spacing w:before="5"/>
        <w:jc w:val="both"/>
      </w:pPr>
      <w:r w:rsidRPr="00DE7D2D">
        <w:t xml:space="preserve">Despite significant progress in weather forecasting, predicting </w:t>
      </w:r>
      <w:r w:rsidRPr="00DE7D2D">
        <w:rPr>
          <w:i/>
          <w:iCs/>
        </w:rPr>
        <w:t>extreme</w:t>
      </w:r>
      <w:r w:rsidRPr="00DE7D2D">
        <w:t xml:space="preserve"> weather events with high accuracy remains a major scientific and technological challenge. Traditional meteorological models depend heavily on numerical weather prediction (NWP) techniques, which use complex mathematical equations to simulate atmospheric </w:t>
      </w:r>
      <w:proofErr w:type="spellStart"/>
      <w:r w:rsidR="00CE2881">
        <w:t>behaviour</w:t>
      </w:r>
      <w:proofErr w:type="spellEnd"/>
      <w:r w:rsidRPr="00DE7D2D">
        <w:t xml:space="preserve">. However, these models are limited by computational constraints, data resolution, and the chaotic nature of the atmosphere. As a result, they often fail to capture sudden or </w:t>
      </w:r>
      <w:proofErr w:type="spellStart"/>
      <w:r w:rsidR="00CE2881">
        <w:t>localised</w:t>
      </w:r>
      <w:proofErr w:type="spellEnd"/>
      <w:r w:rsidRPr="00DE7D2D">
        <w:t xml:space="preserve"> weather anomalies such as flash floods, short-duration cyclones, or cloudbursts. The lack of precision in predicting these events leaves governments, emergency services, and communities with very little time to prepare, leading to widespread damage and loss of life. The unpredictability of such events also disrupts economic sectors like agriculture, power supply, and transportation, which rely heavily on weather stability for day-to-day operations.</w:t>
      </w:r>
    </w:p>
    <w:p w14:paraId="2C301383" w14:textId="77777777" w:rsidR="00895453" w:rsidRPr="00DE7D2D" w:rsidRDefault="00895453" w:rsidP="00082F13">
      <w:pPr>
        <w:pStyle w:val="BodyText"/>
        <w:spacing w:before="5"/>
        <w:jc w:val="both"/>
      </w:pPr>
    </w:p>
    <w:p w14:paraId="24C109D5" w14:textId="43192C5C" w:rsidR="00895453" w:rsidRPr="00DE7D2D" w:rsidRDefault="00895453" w:rsidP="00082F13">
      <w:pPr>
        <w:pStyle w:val="BodyText"/>
        <w:spacing w:before="5"/>
        <w:jc w:val="both"/>
      </w:pPr>
      <w:r w:rsidRPr="00DE7D2D">
        <w:t xml:space="preserve">Current forecasting systems also face data-related challenges. Meteorological data collected from satellites, sensors, and weather stations is massive, diverse, and often incomplete or inconsistent. Processing and </w:t>
      </w:r>
      <w:proofErr w:type="spellStart"/>
      <w:r w:rsidR="00CE2881">
        <w:t>analysing</w:t>
      </w:r>
      <w:proofErr w:type="spellEnd"/>
      <w:r w:rsidRPr="00DE7D2D">
        <w:t xml:space="preserve"> this data manually or through traditional computational methods is both time-consuming and error-prone. Many existing models fail to handle the high dimensionality and variability of climate data, which leads to reduced forecast accuracy. Moreover, while conventional systems can predict general weather patterns, they struggle to identify early warning signs of extreme events. This gap highlights the need for more adaptive and data-driven approaches that can learn from past patterns and continuously improve prediction performance as new data becomes available.</w:t>
      </w:r>
    </w:p>
    <w:p w14:paraId="565EA57A" w14:textId="536F9AD5" w:rsidR="00A52985" w:rsidRPr="00DE7D2D" w:rsidRDefault="00895453" w:rsidP="00895453">
      <w:pPr>
        <w:pStyle w:val="BodyText"/>
        <w:tabs>
          <w:tab w:val="left" w:pos="7200"/>
        </w:tabs>
        <w:spacing w:before="5"/>
      </w:pPr>
      <w:r w:rsidRPr="00DE7D2D">
        <w:lastRenderedPageBreak/>
        <w:tab/>
      </w:r>
    </w:p>
    <w:p w14:paraId="160098C6" w14:textId="77777777" w:rsidR="00895453" w:rsidRPr="00DE7D2D" w:rsidRDefault="00895453" w:rsidP="00895453">
      <w:pPr>
        <w:pStyle w:val="BodyText"/>
        <w:tabs>
          <w:tab w:val="left" w:pos="7200"/>
        </w:tabs>
        <w:spacing w:before="5"/>
      </w:pPr>
    </w:p>
    <w:p w14:paraId="65805D77" w14:textId="202A50F3" w:rsidR="00895453" w:rsidRPr="00DE7D2D" w:rsidRDefault="00895453" w:rsidP="00082F13">
      <w:pPr>
        <w:pStyle w:val="BodyText"/>
        <w:tabs>
          <w:tab w:val="left" w:pos="7200"/>
        </w:tabs>
        <w:spacing w:before="5"/>
        <w:jc w:val="both"/>
      </w:pPr>
      <w:r w:rsidRPr="00DE7D2D">
        <w:t xml:space="preserve">This project aims to bridge these gaps by developing an </w:t>
      </w:r>
      <w:r w:rsidRPr="00DE7D2D">
        <w:rPr>
          <w:b/>
          <w:bCs/>
        </w:rPr>
        <w:t>AI-based prediction model</w:t>
      </w:r>
      <w:r w:rsidRPr="00DE7D2D">
        <w:t xml:space="preserve"> specifically designed to forecast extreme weather events more accurately and efficiently. By leveraging machine learning algorithms, the system will be trained to </w:t>
      </w:r>
      <w:proofErr w:type="spellStart"/>
      <w:r w:rsidR="00CE2881">
        <w:t>recognise</w:t>
      </w:r>
      <w:proofErr w:type="spellEnd"/>
      <w:r w:rsidRPr="00DE7D2D">
        <w:t xml:space="preserve"> complex correlations among climatic parameters—such as temperature, humidity, wind speed, and atmospheric pressure—that often precede extreme conditions. The model will focus on improving short-term prediction accuracy and </w:t>
      </w:r>
      <w:proofErr w:type="spellStart"/>
      <w:r w:rsidR="00CE2881">
        <w:t>minimising</w:t>
      </w:r>
      <w:proofErr w:type="spellEnd"/>
      <w:r w:rsidRPr="00DE7D2D">
        <w:t xml:space="preserve"> false alarms, ensuring that authorities and communities can act in time. Ultimately, the project seeks to create a reliable, intelligent, and scalable framework that can support India’s disaster management initiatives, enhance the precision of weather forecasting systems, and strengthen resilience against the growing threat of climate-induced disasters.</w:t>
      </w:r>
    </w:p>
    <w:p w14:paraId="678BFCBB" w14:textId="77777777" w:rsidR="00895453" w:rsidRDefault="00895453" w:rsidP="00895453">
      <w:pPr>
        <w:pStyle w:val="BodyText"/>
        <w:tabs>
          <w:tab w:val="left" w:pos="7200"/>
        </w:tabs>
        <w:spacing w:before="5"/>
      </w:pPr>
    </w:p>
    <w:p w14:paraId="0CEE249A" w14:textId="77777777" w:rsidR="008431B6" w:rsidRPr="00DE7D2D" w:rsidRDefault="008431B6" w:rsidP="00895453">
      <w:pPr>
        <w:pStyle w:val="BodyText"/>
        <w:tabs>
          <w:tab w:val="left" w:pos="7200"/>
        </w:tabs>
        <w:spacing w:before="5"/>
      </w:pPr>
    </w:p>
    <w:p w14:paraId="40F8AB4C" w14:textId="486A8EB8" w:rsidR="006F337B" w:rsidRPr="00DE7D2D" w:rsidRDefault="00160426">
      <w:pPr>
        <w:pStyle w:val="Heading2"/>
        <w:numPr>
          <w:ilvl w:val="0"/>
          <w:numId w:val="1"/>
        </w:numPr>
        <w:tabs>
          <w:tab w:val="left" w:pos="220"/>
        </w:tabs>
        <w:ind w:hanging="220"/>
      </w:pPr>
      <w:r w:rsidRPr="00DE7D2D">
        <w:t>OBJECTIVES</w:t>
      </w:r>
      <w:r w:rsidRPr="00DE7D2D">
        <w:rPr>
          <w:spacing w:val="-4"/>
        </w:rPr>
        <w:t xml:space="preserve"> </w:t>
      </w:r>
      <w:r w:rsidRPr="00DE7D2D">
        <w:t>OF</w:t>
      </w:r>
      <w:r w:rsidRPr="00DE7D2D">
        <w:rPr>
          <w:spacing w:val="-2"/>
        </w:rPr>
        <w:t xml:space="preserve"> </w:t>
      </w:r>
      <w:r w:rsidRPr="00DE7D2D">
        <w:t>THE</w:t>
      </w:r>
      <w:r w:rsidRPr="00DE7D2D">
        <w:rPr>
          <w:spacing w:val="-6"/>
        </w:rPr>
        <w:t xml:space="preserve"> </w:t>
      </w:r>
      <w:r w:rsidRPr="00DE7D2D">
        <w:rPr>
          <w:spacing w:val="-2"/>
        </w:rPr>
        <w:t>PROJECT</w:t>
      </w:r>
    </w:p>
    <w:p w14:paraId="6F979903" w14:textId="77777777" w:rsidR="006F337B" w:rsidRPr="00DE7D2D" w:rsidRDefault="006F337B">
      <w:pPr>
        <w:pStyle w:val="BodyText"/>
        <w:spacing w:before="5"/>
      </w:pPr>
    </w:p>
    <w:p w14:paraId="3B3EE1F6" w14:textId="0056F4A6" w:rsidR="00895453" w:rsidRPr="00DE7D2D" w:rsidRDefault="00895453" w:rsidP="00082F13">
      <w:pPr>
        <w:pStyle w:val="BodyText"/>
        <w:spacing w:before="5"/>
        <w:jc w:val="both"/>
      </w:pPr>
      <w:r w:rsidRPr="00DE7D2D">
        <w:t xml:space="preserve">The primary objective of this project is to develop an advanced </w:t>
      </w:r>
      <w:r w:rsidRPr="00DE7D2D">
        <w:rPr>
          <w:b/>
          <w:bCs/>
        </w:rPr>
        <w:t>AI-driven prediction model</w:t>
      </w:r>
      <w:r w:rsidRPr="00DE7D2D">
        <w:t xml:space="preserve"> that can forecast extreme weather events such as floods, cyclones, heatwaves, and droughts with a higher degree of accuracy than existing forecasting methods. Extreme weather events are inherently complex, influenced by a multitude of interconnected factors including temperature fluctuations, atmospheric pressure, wind speed, humidity, and precipitation patterns. Traditional numerical weather prediction models rely on mathematical simulations of atmospheric physics and fluid dynamics, but they often struggle to process the massive, multidimensional data generated by modern meteorological observation systems. These limitations make early detection of sudden extreme events particularly challenging, leaving communities vulnerable and causing severe socio-economic impacts. By leveraging artificial intelligence, particularly machine learning algorithms, this project aims to process large volumes of heterogeneous data efficiently, identify complex and non-linear patterns that precede extreme events, and provide predictive insights with minimal delay. The AI model will not only learn from historical data but also continuously adapt as new observations become available, improving its predictive accuracy over time. This capability is especially critical in countries like India, where diverse climatic zones and rapid </w:t>
      </w:r>
      <w:proofErr w:type="spellStart"/>
      <w:r w:rsidR="00CE2881">
        <w:t>urbanisation</w:t>
      </w:r>
      <w:proofErr w:type="spellEnd"/>
      <w:r w:rsidRPr="00DE7D2D">
        <w:t xml:space="preserve"> create unique microclimatic conditions that can exacerbate the intensity of extreme weather events. Through this objective, the project seeks to bridge the gap between existing meteorological forecasting methods and the increasing demand for timely, reliable, and actionable weather predictions that can save lives, protect infrastructure, and </w:t>
      </w:r>
      <w:proofErr w:type="spellStart"/>
      <w:r w:rsidR="00CE2881">
        <w:t>minimise</w:t>
      </w:r>
      <w:proofErr w:type="spellEnd"/>
      <w:r w:rsidRPr="00DE7D2D">
        <w:t xml:space="preserve"> economic losses.</w:t>
      </w:r>
    </w:p>
    <w:p w14:paraId="0C989AB2" w14:textId="77777777" w:rsidR="00895453" w:rsidRPr="00DE7D2D" w:rsidRDefault="00895453">
      <w:pPr>
        <w:pStyle w:val="BodyText"/>
        <w:spacing w:before="5"/>
      </w:pPr>
    </w:p>
    <w:p w14:paraId="424FE5C4" w14:textId="217DE9EE" w:rsidR="00895453" w:rsidRPr="00DE7D2D" w:rsidRDefault="00895453" w:rsidP="00082F13">
      <w:pPr>
        <w:pStyle w:val="BodyText"/>
        <w:spacing w:before="5"/>
        <w:jc w:val="both"/>
      </w:pPr>
      <w:r w:rsidRPr="00DE7D2D">
        <w:t xml:space="preserve">A secondary objective of this project is to </w:t>
      </w:r>
      <w:r w:rsidRPr="00DE7D2D">
        <w:rPr>
          <w:b/>
          <w:bCs/>
        </w:rPr>
        <w:t>automate the analysis of complex meteorological and climatic data</w:t>
      </w:r>
      <w:r w:rsidRPr="00DE7D2D">
        <w:t xml:space="preserve">, which has traditionally been a highly manual, time-intensive, and error-prone process. Weather data is now generated from multiple sources, including satellite remote sensing, automated weather stations, ocean buoys, radar systems, and climate observation networks. The sheer volume and diversity of this data make conventional statistical approaches inadequate for accurately identifying the subtle precursors to extreme weather events. Machine learning algorithms, such as supervised learning models, neural networks, and ensemble techniques, can uncover intricate correlations between variables that may not be apparent through conventional analysis. For example, a combination of rising sea surface temperatures, changes in wind shear patterns, and anomalous atmospheric pressure can signal the potential formation of a cyclone weeks in advance. By automating the detection of such patterns, the project aims to reduce reliance on manual intervention, speed up the forecasting process, and allow meteorologists to focus on verification and decision-making rather than raw data processing. Furthermore, automation ensures consistency in predictions and </w:t>
      </w:r>
      <w:proofErr w:type="spellStart"/>
      <w:r w:rsidR="00CE2881">
        <w:t>minimises</w:t>
      </w:r>
      <w:proofErr w:type="spellEnd"/>
      <w:r w:rsidRPr="00DE7D2D">
        <w:t xml:space="preserve"> the biases that can occur due to subjective interpretation of data. This objective, therefore, </w:t>
      </w:r>
      <w:proofErr w:type="spellStart"/>
      <w:r w:rsidR="00CE2881">
        <w:t>emphasises</w:t>
      </w:r>
      <w:proofErr w:type="spellEnd"/>
      <w:r w:rsidRPr="00DE7D2D">
        <w:t xml:space="preserve"> the integration of AI into operational forecasting, making extreme weather prediction more reliable, scalable, and responsive to real-time developments.</w:t>
      </w:r>
    </w:p>
    <w:p w14:paraId="7020F7E6" w14:textId="77777777" w:rsidR="00895453" w:rsidRPr="00DE7D2D" w:rsidRDefault="00895453">
      <w:pPr>
        <w:pStyle w:val="BodyText"/>
        <w:spacing w:before="5"/>
      </w:pPr>
    </w:p>
    <w:p w14:paraId="2C529C10" w14:textId="09593F84" w:rsidR="00895453" w:rsidRPr="00DE7D2D" w:rsidRDefault="00895453" w:rsidP="00082F13">
      <w:pPr>
        <w:pStyle w:val="BodyText"/>
        <w:spacing w:before="5"/>
        <w:jc w:val="both"/>
      </w:pPr>
      <w:r w:rsidRPr="00DE7D2D">
        <w:t xml:space="preserve">Another critical objective is to </w:t>
      </w:r>
      <w:r w:rsidRPr="00DE7D2D">
        <w:rPr>
          <w:b/>
          <w:bCs/>
        </w:rPr>
        <w:t xml:space="preserve">enhance forecast accuracy and </w:t>
      </w:r>
      <w:proofErr w:type="spellStart"/>
      <w:r w:rsidR="00CE2881">
        <w:rPr>
          <w:b/>
          <w:bCs/>
        </w:rPr>
        <w:t>minimise</w:t>
      </w:r>
      <w:proofErr w:type="spellEnd"/>
      <w:r w:rsidRPr="00DE7D2D">
        <w:rPr>
          <w:b/>
          <w:bCs/>
        </w:rPr>
        <w:t xml:space="preserve"> false alarms</w:t>
      </w:r>
      <w:r w:rsidRPr="00DE7D2D">
        <w:t xml:space="preserve">, which is one of the most pressing challenges in extreme weather prediction. Inaccurate forecasts or delayed warnings can result in either </w:t>
      </w:r>
      <w:proofErr w:type="spellStart"/>
      <w:r w:rsidRPr="00DE7D2D">
        <w:t>underpreparedness</w:t>
      </w:r>
      <w:proofErr w:type="spellEnd"/>
      <w:r w:rsidRPr="00DE7D2D">
        <w:t xml:space="preserve"> or unnecessary panic, both of which have substantial societal consequences. False negatives, where an extreme weather event is not predicted, can lead to catastrophic loss of life, infrastructure damage, and disruption of critical services. On the other hand, false positives, where an event is predicted but does not occur, can lead to unnecessary evacuations, economic losses, and reduced public trust in forecasting agencies. The proposed AI model will focus on mitigating these issues by training on extensive historical datasets that include a wide range of extreme weather scenarios, regional variations, and climatic anomalies. Machine learning models excel at </w:t>
      </w:r>
      <w:proofErr w:type="spellStart"/>
      <w:r w:rsidR="00CE2881">
        <w:t>recognising</w:t>
      </w:r>
      <w:proofErr w:type="spellEnd"/>
      <w:r w:rsidRPr="00DE7D2D">
        <w:t xml:space="preserve"> subtle patterns in multidimensional data, allowing for the detection of early warning signs that conventional models may miss. Additionally, the model can generate probabilistic forecasts, providing confidence levels for predicted events and helping authorities make informed decisions regarding emergency response and resource allocation. By addressing the challenge of accuracy and reliability, this objective contributes directly to societal safety, economic resilience, and improved disaster preparedness, which are central to the long-term goal of climate adaptation and risk mitigation.</w:t>
      </w:r>
    </w:p>
    <w:p w14:paraId="1C7180BF" w14:textId="77777777" w:rsidR="00895453" w:rsidRPr="00DE7D2D" w:rsidRDefault="00895453" w:rsidP="00082F13">
      <w:pPr>
        <w:pStyle w:val="BodyText"/>
        <w:spacing w:before="5"/>
        <w:jc w:val="both"/>
      </w:pPr>
    </w:p>
    <w:p w14:paraId="3D086DCD" w14:textId="22DB97CD" w:rsidR="00895453" w:rsidRPr="00DE7D2D" w:rsidRDefault="00895453" w:rsidP="00082F13">
      <w:pPr>
        <w:pStyle w:val="BodyText"/>
        <w:spacing w:before="5"/>
        <w:jc w:val="both"/>
      </w:pPr>
      <w:r w:rsidRPr="00DE7D2D">
        <w:t xml:space="preserve">Finally, the project aims to build a </w:t>
      </w:r>
      <w:r w:rsidRPr="00DE7D2D">
        <w:rPr>
          <w:b/>
          <w:bCs/>
        </w:rPr>
        <w:t>scalable, adaptable, and future-ready framework</w:t>
      </w:r>
      <w:r w:rsidRPr="00DE7D2D">
        <w:t xml:space="preserve"> for extreme weather prediction that can evolve with advancements in data availability, computational power, and AI methodologies. The framework will be designed to accommodate multiple data sources, including newer satellite feeds, high-resolution climate models, and IoT-based sensor networks, enabling continuous improvement of the prediction model. Scalability ensures that the model can handle increased data volume without degradation in performance, while adaptability allows for modifications as new machine learning techniques emerge or as specific regional forecasting needs arise. This objective also focuses on creating a platform that can integrate with existing meteorological systems, disaster management protocols, and government alert networks. In the long term, such a framework could be extended beyond India to other countries facing similar challenges, serving as a reference for global extreme weather prediction initiatives. Moreover, the development of this framework will provide valuable insights into the practical application of AI in environmental science, setting a precedent for future research and innovation in climate risk assessment, mitigation strategies, and sustainable development. By achieving this objective, the project will not only contribute technically through improved prediction capabilities but also socially by enabling informed decision-making, strengthening disaster preparedness, and fostering a resilient society.</w:t>
      </w:r>
    </w:p>
    <w:p w14:paraId="23994766" w14:textId="77777777" w:rsidR="00895453" w:rsidRDefault="00895453" w:rsidP="00082F13">
      <w:pPr>
        <w:pStyle w:val="BodyText"/>
        <w:spacing w:before="5"/>
        <w:jc w:val="both"/>
      </w:pPr>
    </w:p>
    <w:p w14:paraId="7E88E398" w14:textId="77777777" w:rsidR="008431B6" w:rsidRPr="00DE7D2D" w:rsidRDefault="008431B6" w:rsidP="00082F13">
      <w:pPr>
        <w:pStyle w:val="BodyText"/>
        <w:spacing w:before="5"/>
        <w:jc w:val="both"/>
      </w:pPr>
    </w:p>
    <w:p w14:paraId="25D5ED48" w14:textId="0625FE48" w:rsidR="006F337B" w:rsidRPr="00DE7D2D" w:rsidRDefault="00160426">
      <w:pPr>
        <w:pStyle w:val="Heading2"/>
        <w:numPr>
          <w:ilvl w:val="0"/>
          <w:numId w:val="1"/>
        </w:numPr>
        <w:tabs>
          <w:tab w:val="left" w:pos="220"/>
        </w:tabs>
        <w:spacing w:line="249" w:lineRule="exact"/>
        <w:ind w:hanging="220"/>
      </w:pPr>
      <w:r w:rsidRPr="00DE7D2D">
        <w:t>SCOPE</w:t>
      </w:r>
      <w:r w:rsidRPr="00DE7D2D">
        <w:rPr>
          <w:spacing w:val="-2"/>
        </w:rPr>
        <w:t xml:space="preserve"> </w:t>
      </w:r>
      <w:r w:rsidRPr="00DE7D2D">
        <w:t>OF</w:t>
      </w:r>
      <w:r w:rsidRPr="00DE7D2D">
        <w:rPr>
          <w:spacing w:val="-2"/>
        </w:rPr>
        <w:t xml:space="preserve"> </w:t>
      </w:r>
      <w:r w:rsidRPr="00DE7D2D">
        <w:t>THE</w:t>
      </w:r>
      <w:r w:rsidRPr="00DE7D2D">
        <w:rPr>
          <w:spacing w:val="-2"/>
        </w:rPr>
        <w:t xml:space="preserve"> PROJECT</w:t>
      </w:r>
    </w:p>
    <w:p w14:paraId="6419AACD" w14:textId="77777777" w:rsidR="006F337B" w:rsidRPr="00DE7D2D" w:rsidRDefault="006F337B">
      <w:pPr>
        <w:pStyle w:val="BodyText"/>
        <w:spacing w:before="5"/>
      </w:pPr>
    </w:p>
    <w:p w14:paraId="3AF7BF18" w14:textId="767F5B53" w:rsidR="00895453" w:rsidRPr="00DE7D2D" w:rsidRDefault="00895453" w:rsidP="00082F13">
      <w:pPr>
        <w:pStyle w:val="BodyText"/>
        <w:spacing w:before="5"/>
        <w:jc w:val="both"/>
      </w:pPr>
      <w:r w:rsidRPr="00DE7D2D">
        <w:t xml:space="preserve">The scope of this project encompasses the development of an </w:t>
      </w:r>
      <w:r w:rsidRPr="00DE7D2D">
        <w:rPr>
          <w:b/>
          <w:bCs/>
        </w:rPr>
        <w:t>AI-based prediction model</w:t>
      </w:r>
      <w:r w:rsidRPr="00DE7D2D">
        <w:t xml:space="preserve"> for extreme weather events, specifically designed to enhance the accuracy, timeliness, and reliability of forecasts in the Indian context, with potential for wider applicability globally. The project will cover multiple dimensions of weather prediction, including data acquisition, preprocessing, model development, testing, and validation. In terms of data, the project will </w:t>
      </w:r>
      <w:proofErr w:type="spellStart"/>
      <w:r w:rsidR="00CE2881">
        <w:t>utilise</w:t>
      </w:r>
      <w:proofErr w:type="spellEnd"/>
      <w:r w:rsidRPr="00DE7D2D">
        <w:t xml:space="preserve"> historical weather datasets collected from diverse sources such as the Indian Meteorological Department (IMD), global climate repositories, satellite observations, and publicly available sensor networks. These datasets will include parameters such as temperature, humidity, wind speed, rainfall, atmospheric pressure, sea surface temperature, and other meteorological variables that have been empirically linked to extreme weather occurrences. The project will focus on integrating these multidimensional datasets to train and validate machine learning models, which may include techniques such as neural networks, decision tree ensembles, random forests, and other advanced predictive algorithms. By doing so, the project aims to capture complex non-linear interactions among climatic variables that often precede extreme events, allowing for more precise and </w:t>
      </w:r>
      <w:r w:rsidRPr="00DE7D2D">
        <w:lastRenderedPageBreak/>
        <w:t>timely predictions.</w:t>
      </w:r>
    </w:p>
    <w:p w14:paraId="1F6143DC" w14:textId="77777777" w:rsidR="00895453" w:rsidRPr="00DE7D2D" w:rsidRDefault="00895453" w:rsidP="00082F13">
      <w:pPr>
        <w:pStyle w:val="BodyText"/>
        <w:spacing w:before="5"/>
        <w:jc w:val="both"/>
      </w:pPr>
    </w:p>
    <w:p w14:paraId="0065BAA8" w14:textId="5E0376B6" w:rsidR="00895453" w:rsidRPr="00DE7D2D" w:rsidRDefault="00895453" w:rsidP="00082F13">
      <w:pPr>
        <w:pStyle w:val="BodyText"/>
        <w:spacing w:before="5"/>
        <w:jc w:val="both"/>
      </w:pPr>
      <w:r w:rsidRPr="00DE7D2D">
        <w:t xml:space="preserve">The project will also include the development of an automated data preprocessing pipeline, which will handle missing data, outliers, and inconsistencies that are common in large-scale meteorological datasets. Feature engineering will be a critical component, as it will involve identifying the most relevant parameters, transforming raw data into meaningful inputs for AI algorithms, and </w:t>
      </w:r>
      <w:proofErr w:type="spellStart"/>
      <w:r w:rsidR="00CE2881">
        <w:t>normalising</w:t>
      </w:r>
      <w:proofErr w:type="spellEnd"/>
      <w:r w:rsidRPr="00DE7D2D">
        <w:t xml:space="preserve"> or scaling data to ensure consistency across different sources. Once the data is processed, the model training phase will involve the application of supervised and unsupervised learning methods to identify patterns associated with extreme events. The performance of the model will be evaluated using standard metrics such as accuracy, precision, recall, F1-score, and root mean square error (RMSE), along with more </w:t>
      </w:r>
      <w:proofErr w:type="spellStart"/>
      <w:r w:rsidR="00CE2881">
        <w:t>specialised</w:t>
      </w:r>
      <w:proofErr w:type="spellEnd"/>
      <w:r w:rsidRPr="00DE7D2D">
        <w:t xml:space="preserve"> metrics designed to assess extreme event prediction, such as hit rates for rare events. This evaluation process will ensure that the model is not only capable of general weather prediction but is specifically tuned to detect high-impact, low-frequency events that are most critical from a disaster management perspective. In addition, the project will explore the creation of a prototype interface or dashboard that can </w:t>
      </w:r>
      <w:proofErr w:type="spellStart"/>
      <w:r w:rsidR="00CE2881">
        <w:t>visualise</w:t>
      </w:r>
      <w:proofErr w:type="spellEnd"/>
      <w:r w:rsidRPr="00DE7D2D">
        <w:t xml:space="preserve"> predictive outputs, probability scores, and temporal trends for extreme weather events. This aspect of the project aims to make the predictions actionable for end-users, including government agencies, emergency response teams, and potentially even the public. </w:t>
      </w:r>
      <w:proofErr w:type="spellStart"/>
      <w:r w:rsidR="00CE2881">
        <w:t>Visualisation</w:t>
      </w:r>
      <w:proofErr w:type="spellEnd"/>
      <w:r w:rsidRPr="00DE7D2D">
        <w:t xml:space="preserve"> tools can help communicate the severity, likelihood, and expected timing of events, supporting decision-making and timely intervention. While the primary focus will be on India due to its diverse climate zones and high vulnerability to extreme weather, the underlying AI framework will be designed with scalability in mind, allowing adaptation to other regions or integration with global weather prediction initiatives. This demonstrates the broader applicability of the project and highlights its contribution to both national and international climate resilience strategies.</w:t>
      </w:r>
    </w:p>
    <w:p w14:paraId="57C88B7E" w14:textId="77777777" w:rsidR="00895453" w:rsidRPr="00DE7D2D" w:rsidRDefault="00895453" w:rsidP="00082F13">
      <w:pPr>
        <w:pStyle w:val="BodyText"/>
        <w:spacing w:before="5"/>
        <w:jc w:val="both"/>
      </w:pPr>
    </w:p>
    <w:p w14:paraId="34A429CB" w14:textId="703A0ADC" w:rsidR="00895453" w:rsidRPr="00DE7D2D" w:rsidRDefault="00895453" w:rsidP="00082F13">
      <w:pPr>
        <w:pStyle w:val="BodyText"/>
        <w:spacing w:before="5"/>
        <w:jc w:val="both"/>
        <w:rPr>
          <w:lang w:val="en-IN"/>
        </w:rPr>
      </w:pPr>
      <w:r w:rsidRPr="00895453">
        <w:rPr>
          <w:lang w:val="en-IN"/>
        </w:rPr>
        <w:t xml:space="preserve">However, it is important to define the </w:t>
      </w:r>
      <w:r w:rsidRPr="00895453">
        <w:rPr>
          <w:b/>
          <w:bCs/>
          <w:lang w:val="en-IN"/>
        </w:rPr>
        <w:t>limitations and boundaries</w:t>
      </w:r>
      <w:r w:rsidRPr="00895453">
        <w:rPr>
          <w:lang w:val="en-IN"/>
        </w:rPr>
        <w:t xml:space="preserve"> of the project to clarify what falls outside its scope. The model will primarily focus on prediction based on available historical and real-time meteorological data, and it will not directly intervene in disaster management or mitigation strategies, which remain the responsibility of local authorities and governmental agencies. The project will not cover extreme weather events for which insufficient historical data exists or events influenced heavily by highly </w:t>
      </w:r>
      <w:r w:rsidR="00CE2881">
        <w:rPr>
          <w:lang w:val="en-IN"/>
        </w:rPr>
        <w:t>localised</w:t>
      </w:r>
      <w:r w:rsidRPr="00895453">
        <w:rPr>
          <w:lang w:val="en-IN"/>
        </w:rPr>
        <w:t xml:space="preserve"> factors that are not captured in available datasets, such as sudden landslides, urban flash floods due to drainage failures, or microclimate anomalies in remote regions. Additionally, while AI can enhance prediction accuracy, the model will be constrained by the quality, completeness, and resolution of the input data, and it may not achieve perfect prediction for all extreme events due to the inherently chaotic and unpredictable nature of the atmosphere. Computational resource limitations may also restrict the complexity of models used or the size of datasets processed, especially when working with high-resolution global datasets or long-term climate projections. By clearly establishing these boundaries, the project maintains realistic expectations while still providing significant advancements in the predictive </w:t>
      </w:r>
      <w:r w:rsidR="00CE2881">
        <w:rPr>
          <w:lang w:val="en-IN"/>
        </w:rPr>
        <w:t>modelling</w:t>
      </w:r>
      <w:r w:rsidRPr="00895453">
        <w:rPr>
          <w:lang w:val="en-IN"/>
        </w:rPr>
        <w:t xml:space="preserve"> of extreme weather events.</w:t>
      </w:r>
    </w:p>
    <w:p w14:paraId="3F13C8D8" w14:textId="77777777" w:rsidR="004E3449" w:rsidRDefault="004E3449">
      <w:pPr>
        <w:pStyle w:val="BodyText"/>
        <w:spacing w:before="5"/>
        <w:rPr>
          <w:lang w:val="en-IN"/>
        </w:rPr>
      </w:pPr>
    </w:p>
    <w:p w14:paraId="1BFD9B59" w14:textId="77777777" w:rsidR="008431B6" w:rsidRPr="00DE7D2D" w:rsidRDefault="008431B6">
      <w:pPr>
        <w:pStyle w:val="BodyText"/>
        <w:spacing w:before="5"/>
        <w:rPr>
          <w:lang w:val="en-IN"/>
        </w:rPr>
      </w:pPr>
    </w:p>
    <w:p w14:paraId="0DD0F6B4" w14:textId="2325F945" w:rsidR="00BF34CA" w:rsidRPr="00BF34CA" w:rsidRDefault="00160426" w:rsidP="00BF34CA">
      <w:pPr>
        <w:pStyle w:val="Heading2"/>
        <w:numPr>
          <w:ilvl w:val="0"/>
          <w:numId w:val="1"/>
        </w:numPr>
        <w:tabs>
          <w:tab w:val="left" w:pos="220"/>
        </w:tabs>
        <w:ind w:hanging="220"/>
      </w:pPr>
      <w:r w:rsidRPr="00DE7D2D">
        <w:t>LITERATURE</w:t>
      </w:r>
      <w:r w:rsidRPr="00DE7D2D">
        <w:rPr>
          <w:spacing w:val="-4"/>
        </w:rPr>
        <w:t xml:space="preserve"> </w:t>
      </w:r>
      <w:r w:rsidRPr="00DE7D2D">
        <w:rPr>
          <w:spacing w:val="-2"/>
        </w:rPr>
        <w:t>REVIEW</w:t>
      </w:r>
    </w:p>
    <w:p w14:paraId="49060D9F" w14:textId="77777777" w:rsidR="00BF34CA" w:rsidRDefault="00BF34CA" w:rsidP="00BF34CA">
      <w:pPr>
        <w:pStyle w:val="Heading2"/>
        <w:tabs>
          <w:tab w:val="left" w:pos="220"/>
        </w:tabs>
        <w:rPr>
          <w:spacing w:val="-2"/>
        </w:rPr>
      </w:pPr>
    </w:p>
    <w:p w14:paraId="6A1C2381" w14:textId="77777777" w:rsidR="00BF34CA" w:rsidRDefault="00BF34CA" w:rsidP="00BF34CA">
      <w:pPr>
        <w:pStyle w:val="Heading2"/>
        <w:tabs>
          <w:tab w:val="left" w:pos="220"/>
        </w:tabs>
        <w:rPr>
          <w:spacing w:val="-2"/>
        </w:rPr>
      </w:pPr>
    </w:p>
    <w:p w14:paraId="7474C431" w14:textId="77777777" w:rsidR="00BF34CA" w:rsidRDefault="00BF34CA" w:rsidP="00BF34CA">
      <w:pPr>
        <w:pStyle w:val="Heading2"/>
        <w:tabs>
          <w:tab w:val="left" w:pos="220"/>
        </w:tabs>
        <w:rPr>
          <w:spacing w:val="-2"/>
        </w:rPr>
      </w:pPr>
    </w:p>
    <w:p w14:paraId="547BAFC9" w14:textId="43EC125A" w:rsidR="00BF34CA" w:rsidRPr="00CA59B3" w:rsidRDefault="00BF34CA" w:rsidP="00BF34CA">
      <w:pPr>
        <w:pStyle w:val="Heading2"/>
        <w:tabs>
          <w:tab w:val="left" w:pos="220"/>
        </w:tabs>
        <w:ind w:left="0" w:firstLine="0"/>
        <w:jc w:val="both"/>
        <w:rPr>
          <w:b w:val="0"/>
          <w:bCs w:val="0"/>
          <w:i/>
          <w:iCs/>
        </w:rPr>
      </w:pPr>
      <w:r w:rsidRPr="00CA59B3">
        <w:rPr>
          <w:b w:val="0"/>
          <w:bCs w:val="0"/>
          <w:i/>
          <w:iCs/>
        </w:rPr>
        <w:t xml:space="preserve">*The detailed literature review table, </w:t>
      </w:r>
      <w:proofErr w:type="spellStart"/>
      <w:r w:rsidR="00CE2881" w:rsidRPr="00CA59B3">
        <w:rPr>
          <w:b w:val="0"/>
          <w:bCs w:val="0"/>
          <w:i/>
          <w:iCs/>
        </w:rPr>
        <w:t>summarising</w:t>
      </w:r>
      <w:proofErr w:type="spellEnd"/>
      <w:r w:rsidRPr="00CA59B3">
        <w:rPr>
          <w:b w:val="0"/>
          <w:bCs w:val="0"/>
          <w:i/>
          <w:iCs/>
        </w:rPr>
        <w:t xml:space="preserve"> key studies, authors, and their findings relevant to AI-based extreme weather prediction, is presented on the following page for reference and </w:t>
      </w:r>
      <w:proofErr w:type="gramStart"/>
      <w:r w:rsidRPr="00CA59B3">
        <w:rPr>
          <w:b w:val="0"/>
          <w:bCs w:val="0"/>
          <w:i/>
          <w:iCs/>
        </w:rPr>
        <w:t>clarity.*</w:t>
      </w:r>
      <w:proofErr w:type="gramEnd"/>
    </w:p>
    <w:p w14:paraId="075E1AD6" w14:textId="77777777" w:rsidR="00BF34CA" w:rsidRDefault="00BF34CA" w:rsidP="008431B6">
      <w:pPr>
        <w:tabs>
          <w:tab w:val="left" w:pos="719"/>
        </w:tabs>
        <w:spacing w:line="269" w:lineRule="exact"/>
        <w:ind w:left="360"/>
      </w:pPr>
    </w:p>
    <w:p w14:paraId="4A85502B" w14:textId="77777777" w:rsidR="00BF34CA" w:rsidRDefault="00BF34CA" w:rsidP="008431B6">
      <w:pPr>
        <w:tabs>
          <w:tab w:val="left" w:pos="719"/>
        </w:tabs>
        <w:spacing w:line="269" w:lineRule="exact"/>
        <w:ind w:left="360"/>
      </w:pPr>
    </w:p>
    <w:p w14:paraId="6B49A332" w14:textId="77777777" w:rsidR="00BF34CA" w:rsidRDefault="00BF34CA" w:rsidP="008431B6">
      <w:pPr>
        <w:tabs>
          <w:tab w:val="left" w:pos="719"/>
        </w:tabs>
        <w:spacing w:line="269" w:lineRule="exact"/>
        <w:ind w:left="360"/>
      </w:pPr>
    </w:p>
    <w:p w14:paraId="2F8055E7" w14:textId="77777777" w:rsidR="00BF34CA" w:rsidRDefault="00BF34CA" w:rsidP="008431B6">
      <w:pPr>
        <w:tabs>
          <w:tab w:val="left" w:pos="719"/>
        </w:tabs>
        <w:spacing w:line="269" w:lineRule="exact"/>
        <w:ind w:left="360"/>
      </w:pPr>
    </w:p>
    <w:p w14:paraId="15B5C578" w14:textId="77777777" w:rsidR="00BF34CA" w:rsidRPr="00DE7D2D" w:rsidRDefault="00BF34CA" w:rsidP="008431B6">
      <w:pPr>
        <w:tabs>
          <w:tab w:val="left" w:pos="719"/>
        </w:tabs>
        <w:spacing w:line="269" w:lineRule="exact"/>
        <w:ind w:left="360"/>
      </w:pPr>
    </w:p>
    <w:tbl>
      <w:tblPr>
        <w:tblStyle w:val="TableGrid"/>
        <w:tblpPr w:leftFromText="180" w:rightFromText="180" w:vertAnchor="text" w:horzAnchor="margin" w:tblpX="108" w:tblpY="33"/>
        <w:tblW w:w="9383" w:type="dxa"/>
        <w:tblBorders>
          <w:top w:val="single" w:sz="18" w:space="0" w:color="auto"/>
          <w:left w:val="single" w:sz="18" w:space="0" w:color="auto"/>
          <w:bottom w:val="single" w:sz="18" w:space="0" w:color="auto"/>
          <w:right w:val="single" w:sz="18" w:space="0" w:color="auto"/>
          <w:insideH w:val="single" w:sz="6" w:space="0" w:color="auto"/>
          <w:insideV w:val="single" w:sz="18" w:space="0" w:color="auto"/>
        </w:tblBorders>
        <w:tblLook w:val="04A0" w:firstRow="1" w:lastRow="0" w:firstColumn="1" w:lastColumn="0" w:noHBand="0" w:noVBand="1"/>
      </w:tblPr>
      <w:tblGrid>
        <w:gridCol w:w="3700"/>
        <w:gridCol w:w="5683"/>
      </w:tblGrid>
      <w:tr w:rsidR="00BF34CA" w:rsidRPr="003A439C" w14:paraId="6A301365" w14:textId="77777777" w:rsidTr="00774FBE">
        <w:trPr>
          <w:trHeight w:val="50"/>
        </w:trPr>
        <w:tc>
          <w:tcPr>
            <w:tcW w:w="3700" w:type="dxa"/>
            <w:tcBorders>
              <w:top w:val="single" w:sz="18" w:space="0" w:color="auto"/>
              <w:bottom w:val="single" w:sz="18" w:space="0" w:color="auto"/>
            </w:tcBorders>
            <w:vAlign w:val="center"/>
          </w:tcPr>
          <w:p w14:paraId="798E7FE6" w14:textId="12CF2151" w:rsidR="00BF34CA" w:rsidRPr="00BF34CA" w:rsidRDefault="00BF34CA" w:rsidP="00BF34CA">
            <w:pPr>
              <w:tabs>
                <w:tab w:val="left" w:pos="142"/>
              </w:tabs>
              <w:ind w:right="-999"/>
              <w:rPr>
                <w:b/>
                <w:bCs/>
              </w:rPr>
            </w:pPr>
            <w:r>
              <w:rPr>
                <w:b/>
                <w:bCs/>
              </w:rPr>
              <w:t xml:space="preserve">                       </w:t>
            </w:r>
            <w:r w:rsidRPr="00BF34CA">
              <w:rPr>
                <w:b/>
                <w:bCs/>
              </w:rPr>
              <w:t>AUTHOR</w:t>
            </w:r>
          </w:p>
        </w:tc>
        <w:tc>
          <w:tcPr>
            <w:tcW w:w="5683" w:type="dxa"/>
            <w:tcBorders>
              <w:top w:val="single" w:sz="18" w:space="0" w:color="auto"/>
              <w:bottom w:val="single" w:sz="18" w:space="0" w:color="auto"/>
            </w:tcBorders>
            <w:vAlign w:val="center"/>
          </w:tcPr>
          <w:p w14:paraId="6ACD89E5" w14:textId="1CD17AC6" w:rsidR="00BF34CA" w:rsidRPr="00BF34CA" w:rsidRDefault="00BF34CA" w:rsidP="00BF34CA">
            <w:pPr>
              <w:tabs>
                <w:tab w:val="left" w:pos="142"/>
              </w:tabs>
              <w:ind w:right="-999"/>
              <w:rPr>
                <w:b/>
                <w:bCs/>
              </w:rPr>
            </w:pPr>
            <w:r>
              <w:rPr>
                <w:b/>
                <w:bCs/>
              </w:rPr>
              <w:t xml:space="preserve">                                    </w:t>
            </w:r>
            <w:r w:rsidRPr="00BF34CA">
              <w:rPr>
                <w:b/>
                <w:bCs/>
              </w:rPr>
              <w:t>KEY FINDINGS</w:t>
            </w:r>
          </w:p>
        </w:tc>
      </w:tr>
      <w:tr w:rsidR="00BF34CA" w:rsidRPr="003A439C" w14:paraId="52012EC6" w14:textId="77777777" w:rsidTr="00774FBE">
        <w:trPr>
          <w:trHeight w:val="679"/>
        </w:trPr>
        <w:tc>
          <w:tcPr>
            <w:tcW w:w="3700" w:type="dxa"/>
            <w:tcBorders>
              <w:top w:val="single" w:sz="18" w:space="0" w:color="auto"/>
            </w:tcBorders>
          </w:tcPr>
          <w:p w14:paraId="39230057" w14:textId="77777777" w:rsidR="00BF34CA" w:rsidRDefault="00BF34CA" w:rsidP="00BF34CA">
            <w:pPr>
              <w:tabs>
                <w:tab w:val="left" w:pos="142"/>
              </w:tabs>
              <w:ind w:right="-999"/>
            </w:pPr>
            <w:r w:rsidRPr="00BF34CA">
              <w:t>Weyn, Durran, Caruana &amp; Cresswell-</w:t>
            </w:r>
          </w:p>
          <w:p w14:paraId="1635755B" w14:textId="21B1001C" w:rsidR="00BF34CA" w:rsidRPr="00BF34CA" w:rsidRDefault="00BF34CA" w:rsidP="00BF34CA">
            <w:pPr>
              <w:tabs>
                <w:tab w:val="left" w:pos="142"/>
              </w:tabs>
              <w:ind w:right="-999"/>
            </w:pPr>
            <w:r w:rsidRPr="00BF34CA">
              <w:t>Clay (2021)</w:t>
            </w:r>
          </w:p>
        </w:tc>
        <w:tc>
          <w:tcPr>
            <w:tcW w:w="5683" w:type="dxa"/>
            <w:tcBorders>
              <w:top w:val="single" w:sz="18" w:space="0" w:color="auto"/>
            </w:tcBorders>
          </w:tcPr>
          <w:p w14:paraId="770A55E4" w14:textId="77777777" w:rsidR="00BF34CA" w:rsidRDefault="00BF34CA" w:rsidP="00BF34CA">
            <w:pPr>
              <w:tabs>
                <w:tab w:val="left" w:pos="142"/>
              </w:tabs>
              <w:ind w:right="-999"/>
            </w:pPr>
            <w:r w:rsidRPr="00BF34CA">
              <w:t xml:space="preserve">Proposed DLWP, a deep learning Ensemble forecast system </w:t>
            </w:r>
          </w:p>
          <w:p w14:paraId="680E347B" w14:textId="77777777" w:rsidR="00BF34CA" w:rsidRDefault="00BF34CA" w:rsidP="00BF34CA">
            <w:pPr>
              <w:tabs>
                <w:tab w:val="left" w:pos="142"/>
              </w:tabs>
              <w:ind w:right="-999"/>
            </w:pPr>
            <w:r w:rsidRPr="00BF34CA">
              <w:t xml:space="preserve">for sub-seasonal weather, producing 6-week forecasts more </w:t>
            </w:r>
          </w:p>
          <w:p w14:paraId="2C68314B" w14:textId="77777777" w:rsidR="00BF34CA" w:rsidRDefault="00BF34CA" w:rsidP="00BF34CA">
            <w:pPr>
              <w:tabs>
                <w:tab w:val="left" w:pos="142"/>
              </w:tabs>
              <w:ind w:right="-999"/>
            </w:pPr>
            <w:r w:rsidRPr="00BF34CA">
              <w:t>efficiently than traditional models. Reliability for civil assets.</w:t>
            </w:r>
          </w:p>
          <w:p w14:paraId="49D6D6F4" w14:textId="192E3A86" w:rsidR="0084652C" w:rsidRPr="00BF34CA" w:rsidRDefault="0084652C" w:rsidP="00BF34CA">
            <w:pPr>
              <w:tabs>
                <w:tab w:val="left" w:pos="142"/>
              </w:tabs>
              <w:ind w:right="-999"/>
            </w:pPr>
          </w:p>
        </w:tc>
      </w:tr>
      <w:tr w:rsidR="00BF34CA" w:rsidRPr="003A439C" w14:paraId="7F1378DC" w14:textId="77777777" w:rsidTr="000D7B2D">
        <w:trPr>
          <w:trHeight w:val="988"/>
        </w:trPr>
        <w:tc>
          <w:tcPr>
            <w:tcW w:w="3700" w:type="dxa"/>
          </w:tcPr>
          <w:p w14:paraId="28C1CD20" w14:textId="77777777" w:rsidR="00BF34CA" w:rsidRDefault="00BF34CA" w:rsidP="00BF34CA">
            <w:pPr>
              <w:tabs>
                <w:tab w:val="left" w:pos="142"/>
              </w:tabs>
              <w:ind w:right="-999"/>
            </w:pPr>
            <w:r w:rsidRPr="00BF34CA">
              <w:t xml:space="preserve">Pathak, </w:t>
            </w:r>
            <w:proofErr w:type="spellStart"/>
            <w:r w:rsidRPr="00BF34CA">
              <w:t>Subramania</w:t>
            </w:r>
            <w:proofErr w:type="spellEnd"/>
            <w:r w:rsidRPr="00BF34CA">
              <w:t xml:space="preserve">, Harrington, </w:t>
            </w:r>
          </w:p>
          <w:p w14:paraId="3A8F23D9" w14:textId="77777777" w:rsidR="000D7B2D" w:rsidRDefault="00BF34CA" w:rsidP="00BF34CA">
            <w:pPr>
              <w:tabs>
                <w:tab w:val="left" w:pos="142"/>
              </w:tabs>
              <w:ind w:right="-999"/>
            </w:pPr>
            <w:proofErr w:type="spellStart"/>
            <w:r w:rsidRPr="00BF34CA">
              <w:t>Chattopadhay</w:t>
            </w:r>
            <w:proofErr w:type="spellEnd"/>
            <w:r w:rsidRPr="00BF34CA">
              <w:t xml:space="preserve">, Mardani, Kurth, Hall, </w:t>
            </w:r>
          </w:p>
          <w:p w14:paraId="7DC9E4F9" w14:textId="205F21BD" w:rsidR="00BF34CA" w:rsidRDefault="00BF34CA" w:rsidP="00BF34CA">
            <w:pPr>
              <w:tabs>
                <w:tab w:val="left" w:pos="142"/>
              </w:tabs>
              <w:ind w:right="-999"/>
            </w:pPr>
            <w:r w:rsidRPr="00BF34CA">
              <w:t xml:space="preserve">Li, </w:t>
            </w:r>
            <w:proofErr w:type="spellStart"/>
            <w:r w:rsidRPr="00BF34CA">
              <w:t>Aizzadenesheli</w:t>
            </w:r>
            <w:proofErr w:type="spellEnd"/>
            <w:r w:rsidRPr="00BF34CA">
              <w:t xml:space="preserve">, Hassanzadeh, </w:t>
            </w:r>
          </w:p>
          <w:p w14:paraId="5FBFF6F5" w14:textId="77777777" w:rsidR="00BF34CA" w:rsidRDefault="00BF34CA" w:rsidP="00BF34CA">
            <w:pPr>
              <w:tabs>
                <w:tab w:val="left" w:pos="142"/>
              </w:tabs>
              <w:ind w:right="-999"/>
            </w:pPr>
            <w:r w:rsidRPr="00BF34CA">
              <w:t>Kashinath &amp; Anandkumar (2022)</w:t>
            </w:r>
          </w:p>
          <w:p w14:paraId="012B320A" w14:textId="7C9E0455" w:rsidR="0084652C" w:rsidRPr="00BF34CA" w:rsidRDefault="0084652C" w:rsidP="00BF34CA">
            <w:pPr>
              <w:tabs>
                <w:tab w:val="left" w:pos="142"/>
              </w:tabs>
              <w:ind w:right="-999"/>
            </w:pPr>
          </w:p>
        </w:tc>
        <w:tc>
          <w:tcPr>
            <w:tcW w:w="5683" w:type="dxa"/>
          </w:tcPr>
          <w:p w14:paraId="56B61898" w14:textId="77777777" w:rsidR="00BF34CA" w:rsidRDefault="00BF34CA" w:rsidP="00BF34CA">
            <w:pPr>
              <w:tabs>
                <w:tab w:val="left" w:pos="142"/>
              </w:tabs>
              <w:ind w:right="-999"/>
            </w:pPr>
            <w:r w:rsidRPr="00BF34CA">
              <w:t xml:space="preserve">Developed </w:t>
            </w:r>
            <w:proofErr w:type="spellStart"/>
            <w:r w:rsidRPr="00BF34CA">
              <w:t>FourCastNet</w:t>
            </w:r>
            <w:proofErr w:type="spellEnd"/>
            <w:r w:rsidRPr="00BF34CA">
              <w:t xml:space="preserve">, enabling fast, high-resolution global </w:t>
            </w:r>
          </w:p>
          <w:p w14:paraId="6B6AE657" w14:textId="22DA6A98" w:rsidR="00BF34CA" w:rsidRPr="00BF34CA" w:rsidRDefault="00BF34CA" w:rsidP="00BF34CA">
            <w:pPr>
              <w:tabs>
                <w:tab w:val="left" w:pos="142"/>
              </w:tabs>
              <w:ind w:right="-999"/>
            </w:pPr>
            <w:r w:rsidRPr="00BF34CA">
              <w:t>forecasts with strong skill in predicting extremes.</w:t>
            </w:r>
          </w:p>
        </w:tc>
      </w:tr>
      <w:tr w:rsidR="00BF34CA" w:rsidRPr="003A439C" w14:paraId="7C0956A7" w14:textId="77777777" w:rsidTr="000D7B2D">
        <w:trPr>
          <w:trHeight w:val="719"/>
        </w:trPr>
        <w:tc>
          <w:tcPr>
            <w:tcW w:w="3700" w:type="dxa"/>
          </w:tcPr>
          <w:p w14:paraId="2910876F" w14:textId="77777777" w:rsidR="00BF34CA" w:rsidRPr="00BF34CA" w:rsidRDefault="00BF34CA" w:rsidP="00BF34CA">
            <w:pPr>
              <w:tabs>
                <w:tab w:val="left" w:pos="142"/>
              </w:tabs>
              <w:ind w:right="-999"/>
            </w:pPr>
            <w:r w:rsidRPr="00BF34CA">
              <w:t>Bi et al. (2022-2023)</w:t>
            </w:r>
          </w:p>
        </w:tc>
        <w:tc>
          <w:tcPr>
            <w:tcW w:w="5683" w:type="dxa"/>
          </w:tcPr>
          <w:p w14:paraId="4514E295" w14:textId="103ACDC3" w:rsidR="000D7B2D" w:rsidRDefault="00BF34CA" w:rsidP="00BF34CA">
            <w:pPr>
              <w:tabs>
                <w:tab w:val="left" w:pos="142"/>
              </w:tabs>
              <w:ind w:right="-999"/>
            </w:pPr>
            <w:r w:rsidRPr="00BF34CA">
              <w:t xml:space="preserve">Introduced Pangu- Weather, a transformer-based </w:t>
            </w:r>
            <w:r w:rsidR="00CE2881">
              <w:t>AI</w:t>
            </w:r>
            <w:r w:rsidRPr="00BF34CA">
              <w:t xml:space="preserve"> model </w:t>
            </w:r>
          </w:p>
          <w:p w14:paraId="3950E863" w14:textId="77777777" w:rsidR="000D7B2D" w:rsidRDefault="00BF34CA" w:rsidP="00BF34CA">
            <w:pPr>
              <w:tabs>
                <w:tab w:val="left" w:pos="142"/>
              </w:tabs>
              <w:ind w:right="-999"/>
            </w:pPr>
            <w:r w:rsidRPr="00BF34CA">
              <w:t>that outperformed numerical</w:t>
            </w:r>
            <w:r w:rsidR="000D7B2D">
              <w:t xml:space="preserve"> </w:t>
            </w:r>
            <w:r w:rsidRPr="00BF34CA">
              <w:t xml:space="preserve">models in week-ahead forecasts, </w:t>
            </w:r>
          </w:p>
          <w:p w14:paraId="093C777B" w14:textId="77777777" w:rsidR="00BF34CA" w:rsidRDefault="00BF34CA" w:rsidP="00BF34CA">
            <w:pPr>
              <w:tabs>
                <w:tab w:val="left" w:pos="142"/>
              </w:tabs>
              <w:ind w:right="-999"/>
            </w:pPr>
            <w:r w:rsidRPr="00BF34CA">
              <w:t xml:space="preserve">with massive computational speedups </w:t>
            </w:r>
            <w:r w:rsidR="00CE2881">
              <w:t xml:space="preserve">and </w:t>
            </w:r>
            <w:r w:rsidRPr="00BF34CA">
              <w:t>reproducibility.</w:t>
            </w:r>
          </w:p>
          <w:p w14:paraId="36231C81" w14:textId="7FC57A37" w:rsidR="0084652C" w:rsidRPr="00BF34CA" w:rsidRDefault="0084652C" w:rsidP="00BF34CA">
            <w:pPr>
              <w:tabs>
                <w:tab w:val="left" w:pos="142"/>
              </w:tabs>
              <w:ind w:right="-999"/>
            </w:pPr>
          </w:p>
        </w:tc>
      </w:tr>
      <w:tr w:rsidR="00BF34CA" w:rsidRPr="003A439C" w14:paraId="057036B3" w14:textId="77777777" w:rsidTr="00BF34CA">
        <w:trPr>
          <w:trHeight w:val="365"/>
        </w:trPr>
        <w:tc>
          <w:tcPr>
            <w:tcW w:w="3700" w:type="dxa"/>
          </w:tcPr>
          <w:p w14:paraId="6C7A732A" w14:textId="77777777" w:rsidR="000D7B2D" w:rsidRDefault="00BF34CA" w:rsidP="00BF34CA">
            <w:pPr>
              <w:tabs>
                <w:tab w:val="left" w:pos="142"/>
              </w:tabs>
              <w:ind w:right="-999"/>
            </w:pPr>
            <w:r w:rsidRPr="00BF34CA">
              <w:t xml:space="preserve">Zhang Fischer, </w:t>
            </w:r>
            <w:proofErr w:type="spellStart"/>
            <w:r w:rsidRPr="00BF34CA">
              <w:t>Zscheischler</w:t>
            </w:r>
            <w:proofErr w:type="spellEnd"/>
            <w:r w:rsidRPr="00BF34CA">
              <w:t xml:space="preserve"> &amp;Engelke </w:t>
            </w:r>
          </w:p>
          <w:p w14:paraId="117BB62B" w14:textId="6B13AA55" w:rsidR="00BF34CA" w:rsidRPr="00BF34CA" w:rsidRDefault="00BF34CA" w:rsidP="00BF34CA">
            <w:pPr>
              <w:tabs>
                <w:tab w:val="left" w:pos="142"/>
              </w:tabs>
              <w:ind w:right="-999"/>
            </w:pPr>
            <w:r w:rsidRPr="00BF34CA">
              <w:t>(2025)</w:t>
            </w:r>
          </w:p>
        </w:tc>
        <w:tc>
          <w:tcPr>
            <w:tcW w:w="5683" w:type="dxa"/>
          </w:tcPr>
          <w:p w14:paraId="55C62EA4" w14:textId="77777777" w:rsidR="000D7B2D" w:rsidRDefault="00BF34CA" w:rsidP="00BF34CA">
            <w:pPr>
              <w:tabs>
                <w:tab w:val="left" w:pos="142"/>
              </w:tabs>
              <w:ind w:right="-999"/>
            </w:pPr>
            <w:r w:rsidRPr="00BF34CA">
              <w:t xml:space="preserve">Found that numerical models still outperform AI systems </w:t>
            </w:r>
          </w:p>
          <w:p w14:paraId="70878B5D" w14:textId="2DC410D3" w:rsidR="000D7B2D" w:rsidRDefault="00BF34CA" w:rsidP="00BF34CA">
            <w:pPr>
              <w:tabs>
                <w:tab w:val="left" w:pos="142"/>
              </w:tabs>
              <w:ind w:right="-999"/>
            </w:pPr>
            <w:r w:rsidRPr="00BF34CA">
              <w:t>(</w:t>
            </w:r>
            <w:proofErr w:type="spellStart"/>
            <w:r w:rsidRPr="00BF34CA">
              <w:t>GraphCast</w:t>
            </w:r>
            <w:proofErr w:type="spellEnd"/>
            <w:r w:rsidRPr="00BF34CA">
              <w:t xml:space="preserve">, Pangu-Weather, </w:t>
            </w:r>
            <w:proofErr w:type="spellStart"/>
            <w:r w:rsidRPr="00BF34CA">
              <w:t>FuXi</w:t>
            </w:r>
            <w:proofErr w:type="spellEnd"/>
            <w:r w:rsidRPr="00BF34CA">
              <w:t xml:space="preserve">) when forecasting </w:t>
            </w:r>
          </w:p>
          <w:p w14:paraId="43E7C6DD" w14:textId="77777777" w:rsidR="00BF34CA" w:rsidRDefault="00BF34CA" w:rsidP="00BF34CA">
            <w:pPr>
              <w:tabs>
                <w:tab w:val="left" w:pos="142"/>
              </w:tabs>
              <w:ind w:right="-999"/>
            </w:pPr>
            <w:r w:rsidRPr="00BF34CA">
              <w:t>unprecedented record-breaking extremes.</w:t>
            </w:r>
          </w:p>
          <w:p w14:paraId="4263B053" w14:textId="6A4EEA83" w:rsidR="0084652C" w:rsidRPr="00BF34CA" w:rsidRDefault="0084652C" w:rsidP="00BF34CA">
            <w:pPr>
              <w:tabs>
                <w:tab w:val="left" w:pos="142"/>
              </w:tabs>
              <w:ind w:right="-999"/>
            </w:pPr>
          </w:p>
        </w:tc>
      </w:tr>
      <w:tr w:rsidR="00BF34CA" w:rsidRPr="003A439C" w14:paraId="345898A0" w14:textId="77777777" w:rsidTr="00BF34CA">
        <w:trPr>
          <w:trHeight w:val="238"/>
        </w:trPr>
        <w:tc>
          <w:tcPr>
            <w:tcW w:w="3700" w:type="dxa"/>
          </w:tcPr>
          <w:p w14:paraId="3CEF1CA3" w14:textId="77777777" w:rsidR="00BF34CA" w:rsidRPr="00BF34CA" w:rsidRDefault="00BF34CA" w:rsidP="00BF34CA">
            <w:pPr>
              <w:tabs>
                <w:tab w:val="left" w:pos="142"/>
              </w:tabs>
              <w:ind w:right="-999"/>
            </w:pPr>
            <w:r w:rsidRPr="00BF34CA">
              <w:t xml:space="preserve">Gupta, Sheshadri &amp; Suri </w:t>
            </w:r>
          </w:p>
          <w:p w14:paraId="3C2A681D" w14:textId="77777777" w:rsidR="00BF34CA" w:rsidRPr="00BF34CA" w:rsidRDefault="00BF34CA" w:rsidP="00BF34CA">
            <w:pPr>
              <w:tabs>
                <w:tab w:val="left" w:pos="142"/>
              </w:tabs>
              <w:ind w:right="-999"/>
            </w:pPr>
            <w:r w:rsidRPr="00BF34CA">
              <w:t>(2025)</w:t>
            </w:r>
          </w:p>
        </w:tc>
        <w:tc>
          <w:tcPr>
            <w:tcW w:w="5683" w:type="dxa"/>
          </w:tcPr>
          <w:p w14:paraId="51ECE476" w14:textId="77777777" w:rsidR="000D7B2D" w:rsidRDefault="00BF34CA" w:rsidP="00BF34CA">
            <w:pPr>
              <w:tabs>
                <w:tab w:val="left" w:pos="142"/>
              </w:tabs>
              <w:ind w:right="-999"/>
            </w:pPr>
            <w:r w:rsidRPr="00BF34CA">
              <w:t xml:space="preserve">Assessed AI models during the South Asian Monsoon: found </w:t>
            </w:r>
          </w:p>
          <w:p w14:paraId="5B4EC369" w14:textId="77777777" w:rsidR="000D7B2D" w:rsidRDefault="00BF34CA" w:rsidP="00BF34CA">
            <w:pPr>
              <w:tabs>
                <w:tab w:val="left" w:pos="142"/>
              </w:tabs>
              <w:ind w:right="-999"/>
            </w:pPr>
            <w:r w:rsidRPr="00BF34CA">
              <w:t xml:space="preserve">larger errors in precipitation extremes and cyclone paths </w:t>
            </w:r>
          </w:p>
          <w:p w14:paraId="7874CBFF" w14:textId="77777777" w:rsidR="00BF34CA" w:rsidRDefault="00BF34CA" w:rsidP="00BF34CA">
            <w:pPr>
              <w:tabs>
                <w:tab w:val="left" w:pos="142"/>
              </w:tabs>
              <w:ind w:right="-999"/>
            </w:pPr>
            <w:r w:rsidRPr="00BF34CA">
              <w:t>versus observations.</w:t>
            </w:r>
          </w:p>
          <w:p w14:paraId="444C0B41" w14:textId="14FD7A6F" w:rsidR="0084652C" w:rsidRPr="00BF34CA" w:rsidRDefault="0084652C" w:rsidP="00BF34CA">
            <w:pPr>
              <w:tabs>
                <w:tab w:val="left" w:pos="142"/>
              </w:tabs>
              <w:ind w:right="-999"/>
            </w:pPr>
          </w:p>
        </w:tc>
      </w:tr>
      <w:tr w:rsidR="00BF34CA" w:rsidRPr="003A439C" w14:paraId="358D4B84" w14:textId="77777777" w:rsidTr="00BF34CA">
        <w:trPr>
          <w:trHeight w:val="99"/>
        </w:trPr>
        <w:tc>
          <w:tcPr>
            <w:tcW w:w="3700" w:type="dxa"/>
          </w:tcPr>
          <w:p w14:paraId="45E40E10" w14:textId="77777777" w:rsidR="00BF34CA" w:rsidRPr="00BF34CA" w:rsidRDefault="00BF34CA" w:rsidP="00BF34CA">
            <w:pPr>
              <w:tabs>
                <w:tab w:val="left" w:pos="142"/>
              </w:tabs>
              <w:ind w:right="-999"/>
            </w:pPr>
            <w:r w:rsidRPr="00BF34CA">
              <w:t xml:space="preserve">Gronquist, Yao, Ben-Nun, </w:t>
            </w:r>
          </w:p>
          <w:p w14:paraId="58FC50C8" w14:textId="77777777" w:rsidR="00BF34CA" w:rsidRPr="00BF34CA" w:rsidRDefault="00BF34CA" w:rsidP="00BF34CA">
            <w:pPr>
              <w:tabs>
                <w:tab w:val="left" w:pos="142"/>
              </w:tabs>
              <w:ind w:right="-999"/>
            </w:pPr>
            <w:r w:rsidRPr="00BF34CA">
              <w:t xml:space="preserve">Dryden, Dueben, </w:t>
            </w:r>
          </w:p>
          <w:p w14:paraId="62B3E1BF" w14:textId="77777777" w:rsidR="00BF34CA" w:rsidRPr="00BF34CA" w:rsidRDefault="00BF34CA" w:rsidP="00BF34CA">
            <w:pPr>
              <w:tabs>
                <w:tab w:val="left" w:pos="142"/>
              </w:tabs>
              <w:ind w:right="-999"/>
            </w:pPr>
            <w:r w:rsidRPr="00BF34CA">
              <w:t>Li &amp; Hoeffer (2020)</w:t>
            </w:r>
          </w:p>
        </w:tc>
        <w:tc>
          <w:tcPr>
            <w:tcW w:w="5683" w:type="dxa"/>
          </w:tcPr>
          <w:p w14:paraId="6A9A332C" w14:textId="77777777" w:rsidR="000D7B2D" w:rsidRDefault="00BF34CA" w:rsidP="00BF34CA">
            <w:pPr>
              <w:tabs>
                <w:tab w:val="left" w:pos="142"/>
              </w:tabs>
              <w:ind w:right="-999"/>
            </w:pPr>
            <w:r w:rsidRPr="00BF34CA">
              <w:t xml:space="preserve">Applied deep learning for post-processing ensemble forecasts, </w:t>
            </w:r>
          </w:p>
          <w:p w14:paraId="7B208D68" w14:textId="6BE58E64" w:rsidR="000D7B2D" w:rsidRDefault="00BF34CA" w:rsidP="00BF34CA">
            <w:pPr>
              <w:tabs>
                <w:tab w:val="left" w:pos="142"/>
              </w:tabs>
              <w:ind w:right="-999"/>
            </w:pPr>
            <w:r w:rsidRPr="00BF34CA">
              <w:t xml:space="preserve">improving </w:t>
            </w:r>
            <w:r w:rsidR="00CE2881">
              <w:t>skills</w:t>
            </w:r>
            <w:r w:rsidRPr="00BF34CA">
              <w:t xml:space="preserve"> for extreme events while reducing the </w:t>
            </w:r>
          </w:p>
          <w:p w14:paraId="59528B5E" w14:textId="77777777" w:rsidR="00BF34CA" w:rsidRDefault="00BF34CA" w:rsidP="00BF34CA">
            <w:pPr>
              <w:tabs>
                <w:tab w:val="left" w:pos="142"/>
              </w:tabs>
              <w:ind w:right="-999"/>
            </w:pPr>
            <w:r w:rsidRPr="00BF34CA">
              <w:t>ensemble size needs.</w:t>
            </w:r>
          </w:p>
          <w:p w14:paraId="4A68E7B1" w14:textId="07C71295" w:rsidR="0084652C" w:rsidRPr="00BF34CA" w:rsidRDefault="0084652C" w:rsidP="00BF34CA">
            <w:pPr>
              <w:tabs>
                <w:tab w:val="left" w:pos="142"/>
              </w:tabs>
              <w:ind w:right="-999"/>
            </w:pPr>
          </w:p>
        </w:tc>
      </w:tr>
      <w:tr w:rsidR="00BF34CA" w:rsidRPr="003A439C" w14:paraId="48A1E30E" w14:textId="77777777" w:rsidTr="000D7B2D">
        <w:trPr>
          <w:trHeight w:val="510"/>
        </w:trPr>
        <w:tc>
          <w:tcPr>
            <w:tcW w:w="3700" w:type="dxa"/>
          </w:tcPr>
          <w:p w14:paraId="0896D51B" w14:textId="77777777" w:rsidR="00BF34CA" w:rsidRPr="00BF34CA" w:rsidRDefault="00BF34CA" w:rsidP="00BF34CA">
            <w:pPr>
              <w:tabs>
                <w:tab w:val="left" w:pos="142"/>
              </w:tabs>
              <w:ind w:right="-999"/>
            </w:pPr>
            <w:r w:rsidRPr="00BF34CA">
              <w:t>Kim &amp; Kim (2025)</w:t>
            </w:r>
          </w:p>
        </w:tc>
        <w:tc>
          <w:tcPr>
            <w:tcW w:w="5683" w:type="dxa"/>
          </w:tcPr>
          <w:p w14:paraId="3DA66004" w14:textId="77777777" w:rsidR="000D7B2D" w:rsidRDefault="00BF34CA" w:rsidP="00BF34CA">
            <w:pPr>
              <w:tabs>
                <w:tab w:val="left" w:pos="142"/>
              </w:tabs>
              <w:ind w:right="-999"/>
            </w:pPr>
            <w:r w:rsidRPr="00BF34CA">
              <w:t xml:space="preserve">Reviewed Al applications (2015-2024), noting advances in </w:t>
            </w:r>
          </w:p>
          <w:p w14:paraId="728DD678" w14:textId="77777777" w:rsidR="000D7B2D" w:rsidRDefault="00BF34CA" w:rsidP="00BF34CA">
            <w:pPr>
              <w:tabs>
                <w:tab w:val="left" w:pos="142"/>
              </w:tabs>
              <w:ind w:right="-999"/>
            </w:pPr>
            <w:r w:rsidRPr="00BF34CA">
              <w:t xml:space="preserve">flood risk prediction and early warning, but challenges remain </w:t>
            </w:r>
          </w:p>
          <w:p w14:paraId="3E5629E1" w14:textId="77777777" w:rsidR="00BF34CA" w:rsidRDefault="00BF34CA" w:rsidP="00BF34CA">
            <w:pPr>
              <w:tabs>
                <w:tab w:val="left" w:pos="142"/>
              </w:tabs>
              <w:ind w:right="-999"/>
            </w:pPr>
            <w:r w:rsidRPr="00BF34CA">
              <w:t>with interpretability and sparse extreme event data.</w:t>
            </w:r>
          </w:p>
          <w:p w14:paraId="2605D3FA" w14:textId="32D98DB0" w:rsidR="0084652C" w:rsidRPr="00BF34CA" w:rsidRDefault="0084652C" w:rsidP="00BF34CA">
            <w:pPr>
              <w:tabs>
                <w:tab w:val="left" w:pos="142"/>
              </w:tabs>
              <w:ind w:right="-999"/>
            </w:pPr>
          </w:p>
        </w:tc>
      </w:tr>
      <w:tr w:rsidR="00BF34CA" w:rsidRPr="003A439C" w14:paraId="29D44362" w14:textId="77777777" w:rsidTr="000D7B2D">
        <w:trPr>
          <w:trHeight w:val="692"/>
        </w:trPr>
        <w:tc>
          <w:tcPr>
            <w:tcW w:w="3700" w:type="dxa"/>
          </w:tcPr>
          <w:p w14:paraId="059063A3" w14:textId="77777777" w:rsidR="00BF34CA" w:rsidRPr="00BF34CA" w:rsidRDefault="00BF34CA" w:rsidP="00BF34CA">
            <w:pPr>
              <w:tabs>
                <w:tab w:val="left" w:pos="142"/>
              </w:tabs>
              <w:ind w:right="-999"/>
            </w:pPr>
            <w:r w:rsidRPr="00BF34CA">
              <w:t>Shafiq et al. (2025)</w:t>
            </w:r>
          </w:p>
        </w:tc>
        <w:tc>
          <w:tcPr>
            <w:tcW w:w="5683" w:type="dxa"/>
          </w:tcPr>
          <w:p w14:paraId="7DFFB3D6" w14:textId="77777777" w:rsidR="000D7B2D" w:rsidRDefault="00BF34CA" w:rsidP="00BF34CA">
            <w:pPr>
              <w:tabs>
                <w:tab w:val="left" w:pos="142"/>
              </w:tabs>
              <w:ind w:right="-999"/>
            </w:pPr>
            <w:r w:rsidRPr="00BF34CA">
              <w:t xml:space="preserve">Used ANN, CNN, and LSTM for heatwave prediction in </w:t>
            </w:r>
          </w:p>
          <w:p w14:paraId="5A7A3D02" w14:textId="77777777" w:rsidR="000D7B2D" w:rsidRDefault="00BF34CA" w:rsidP="00BF34CA">
            <w:pPr>
              <w:tabs>
                <w:tab w:val="left" w:pos="142"/>
              </w:tabs>
              <w:ind w:right="-999"/>
            </w:pPr>
            <w:r w:rsidRPr="00BF34CA">
              <w:t xml:space="preserve">Pakistan; LSTM gave ~96% accuracy, with humidity and </w:t>
            </w:r>
          </w:p>
          <w:p w14:paraId="3DF92383" w14:textId="77777777" w:rsidR="00BF34CA" w:rsidRDefault="00BF34CA" w:rsidP="00BF34CA">
            <w:pPr>
              <w:tabs>
                <w:tab w:val="left" w:pos="142"/>
              </w:tabs>
              <w:ind w:right="-999"/>
            </w:pPr>
            <w:r w:rsidRPr="00BF34CA">
              <w:t xml:space="preserve">temperature identified as </w:t>
            </w:r>
            <w:r w:rsidR="000D7B2D">
              <w:t xml:space="preserve">a </w:t>
            </w:r>
            <w:r w:rsidRPr="00BF34CA">
              <w:t xml:space="preserve">key </w:t>
            </w:r>
            <w:r w:rsidR="000D7B2D">
              <w:t>predictor</w:t>
            </w:r>
            <w:r w:rsidRPr="00BF34CA">
              <w:t xml:space="preserve"> via explainable </w:t>
            </w:r>
            <w:r w:rsidR="000D7B2D">
              <w:t>AI</w:t>
            </w:r>
            <w:r w:rsidRPr="00BF34CA">
              <w:t>.</w:t>
            </w:r>
          </w:p>
          <w:p w14:paraId="0E4FE36B" w14:textId="52D8786A" w:rsidR="0084652C" w:rsidRPr="00BF34CA" w:rsidRDefault="0084652C" w:rsidP="00BF34CA">
            <w:pPr>
              <w:tabs>
                <w:tab w:val="left" w:pos="142"/>
              </w:tabs>
              <w:ind w:right="-999"/>
            </w:pPr>
          </w:p>
        </w:tc>
      </w:tr>
      <w:tr w:rsidR="00BF34CA" w:rsidRPr="003A439C" w14:paraId="09CE96EA" w14:textId="77777777" w:rsidTr="000D7B2D">
        <w:trPr>
          <w:trHeight w:val="690"/>
        </w:trPr>
        <w:tc>
          <w:tcPr>
            <w:tcW w:w="3700" w:type="dxa"/>
          </w:tcPr>
          <w:p w14:paraId="58ABD35D" w14:textId="77777777" w:rsidR="000D7B2D" w:rsidRDefault="00BF34CA" w:rsidP="00BF34CA">
            <w:pPr>
              <w:tabs>
                <w:tab w:val="left" w:pos="142"/>
              </w:tabs>
              <w:ind w:right="-999"/>
            </w:pPr>
            <w:r w:rsidRPr="00BF34CA">
              <w:t>Ge, Pathak, Subramaniam</w:t>
            </w:r>
            <w:r w:rsidR="000D7B2D">
              <w:t xml:space="preserve"> </w:t>
            </w:r>
            <w:r w:rsidRPr="00BF34CA">
              <w:t>&amp;</w:t>
            </w:r>
            <w:r w:rsidR="000D7B2D">
              <w:t xml:space="preserve"> </w:t>
            </w:r>
          </w:p>
          <w:p w14:paraId="214F1253" w14:textId="72E51036" w:rsidR="00BF34CA" w:rsidRPr="00BF34CA" w:rsidRDefault="00BF34CA" w:rsidP="00BF34CA">
            <w:pPr>
              <w:tabs>
                <w:tab w:val="left" w:pos="142"/>
              </w:tabs>
              <w:ind w:right="-999"/>
            </w:pPr>
            <w:r w:rsidRPr="00BF34CA">
              <w:t>Kashinath (2022)</w:t>
            </w:r>
          </w:p>
          <w:p w14:paraId="717EC860" w14:textId="77777777" w:rsidR="00BF34CA" w:rsidRPr="00BF34CA" w:rsidRDefault="00BF34CA" w:rsidP="00BF34CA">
            <w:pPr>
              <w:tabs>
                <w:tab w:val="left" w:pos="142"/>
              </w:tabs>
              <w:ind w:right="-999"/>
            </w:pPr>
          </w:p>
        </w:tc>
        <w:tc>
          <w:tcPr>
            <w:tcW w:w="5683" w:type="dxa"/>
          </w:tcPr>
          <w:p w14:paraId="071137A9" w14:textId="77777777" w:rsidR="000D7B2D" w:rsidRDefault="00BF34CA" w:rsidP="00BF34CA">
            <w:pPr>
              <w:tabs>
                <w:tab w:val="left" w:pos="2660"/>
              </w:tabs>
              <w:ind w:right="-999"/>
            </w:pPr>
            <w:r w:rsidRPr="00BF34CA">
              <w:t xml:space="preserve">Proposed DLCR for bias-correcting and remapping </w:t>
            </w:r>
          </w:p>
          <w:p w14:paraId="698A08E5" w14:textId="77777777" w:rsidR="000D7B2D" w:rsidRDefault="00BF34CA" w:rsidP="00BF34CA">
            <w:pPr>
              <w:tabs>
                <w:tab w:val="left" w:pos="2660"/>
              </w:tabs>
              <w:ind w:right="-999"/>
            </w:pPr>
            <w:proofErr w:type="spellStart"/>
            <w:r w:rsidRPr="00BF34CA">
              <w:t>FouCastNet</w:t>
            </w:r>
            <w:proofErr w:type="spellEnd"/>
            <w:r w:rsidRPr="00BF34CA">
              <w:t xml:space="preserve"> outputs, improving alignment with ground </w:t>
            </w:r>
          </w:p>
          <w:p w14:paraId="0861FD37" w14:textId="77777777" w:rsidR="00BF34CA" w:rsidRDefault="00BF34CA" w:rsidP="0084652C">
            <w:pPr>
              <w:tabs>
                <w:tab w:val="center" w:pos="3233"/>
              </w:tabs>
              <w:ind w:right="-999"/>
            </w:pPr>
            <w:r w:rsidRPr="00BF34CA">
              <w:t>observations.</w:t>
            </w:r>
            <w:r w:rsidR="0084652C">
              <w:tab/>
            </w:r>
          </w:p>
          <w:p w14:paraId="466E2001" w14:textId="317A0D2F" w:rsidR="0084652C" w:rsidRPr="00BF34CA" w:rsidRDefault="0084652C" w:rsidP="0084652C">
            <w:pPr>
              <w:tabs>
                <w:tab w:val="center" w:pos="3233"/>
              </w:tabs>
              <w:ind w:right="-999"/>
            </w:pPr>
          </w:p>
        </w:tc>
      </w:tr>
      <w:tr w:rsidR="00BF34CA" w:rsidRPr="003A439C" w14:paraId="213E1633" w14:textId="77777777" w:rsidTr="000D7B2D">
        <w:trPr>
          <w:trHeight w:val="688"/>
        </w:trPr>
        <w:tc>
          <w:tcPr>
            <w:tcW w:w="3700" w:type="dxa"/>
          </w:tcPr>
          <w:p w14:paraId="55804C99" w14:textId="77777777" w:rsidR="00BF34CA" w:rsidRPr="00BF34CA" w:rsidRDefault="00BF34CA" w:rsidP="00BF34CA">
            <w:pPr>
              <w:tabs>
                <w:tab w:val="left" w:pos="142"/>
              </w:tabs>
              <w:ind w:right="-999"/>
            </w:pPr>
            <w:r w:rsidRPr="00BF34CA">
              <w:t xml:space="preserve">Olivetti &amp; </w:t>
            </w:r>
            <w:proofErr w:type="spellStart"/>
            <w:r w:rsidRPr="00BF34CA">
              <w:t>Messori</w:t>
            </w:r>
            <w:proofErr w:type="spellEnd"/>
            <w:r w:rsidRPr="00BF34CA">
              <w:t xml:space="preserve"> (2024)</w:t>
            </w:r>
          </w:p>
        </w:tc>
        <w:tc>
          <w:tcPr>
            <w:tcW w:w="5683" w:type="dxa"/>
          </w:tcPr>
          <w:p w14:paraId="2595AD29" w14:textId="77777777" w:rsidR="000D7B2D" w:rsidRDefault="00BF34CA" w:rsidP="00BF34CA">
            <w:pPr>
              <w:tabs>
                <w:tab w:val="left" w:pos="2920"/>
              </w:tabs>
              <w:ind w:right="-999"/>
            </w:pPr>
            <w:r w:rsidRPr="00BF34CA">
              <w:t xml:space="preserve">Reviewed AI in climate extremes. highlighted that combining </w:t>
            </w:r>
          </w:p>
          <w:p w14:paraId="1B157BDC" w14:textId="6568B42B" w:rsidR="000D7B2D" w:rsidRDefault="00BF34CA" w:rsidP="00BF34CA">
            <w:pPr>
              <w:tabs>
                <w:tab w:val="left" w:pos="2920"/>
              </w:tabs>
              <w:ind w:right="-999"/>
            </w:pPr>
            <w:r w:rsidRPr="00BF34CA">
              <w:t xml:space="preserve">AI with dynamical models improve skill, but </w:t>
            </w:r>
            <w:r w:rsidR="000D7B2D">
              <w:t>n</w:t>
            </w:r>
            <w:r w:rsidRPr="00BF34CA">
              <w:t xml:space="preserve">on-stationary </w:t>
            </w:r>
          </w:p>
          <w:p w14:paraId="41493B70" w14:textId="77777777" w:rsidR="00BF34CA" w:rsidRDefault="00CE2881" w:rsidP="00BF34CA">
            <w:pPr>
              <w:tabs>
                <w:tab w:val="left" w:pos="2920"/>
              </w:tabs>
              <w:ind w:right="-999"/>
            </w:pPr>
            <w:r>
              <w:t>Climate</w:t>
            </w:r>
            <w:r w:rsidR="00BF34CA" w:rsidRPr="00BF34CA">
              <w:t xml:space="preserve"> conditions remain a challenge.</w:t>
            </w:r>
          </w:p>
          <w:p w14:paraId="7DBB9B34" w14:textId="3495886D" w:rsidR="0084652C" w:rsidRPr="00BF34CA" w:rsidRDefault="0084652C" w:rsidP="00BF34CA">
            <w:pPr>
              <w:tabs>
                <w:tab w:val="left" w:pos="2920"/>
              </w:tabs>
              <w:ind w:right="-999"/>
            </w:pPr>
          </w:p>
        </w:tc>
      </w:tr>
      <w:tr w:rsidR="00BF34CA" w:rsidRPr="003A439C" w14:paraId="7CECD6D7" w14:textId="77777777" w:rsidTr="0084652C">
        <w:trPr>
          <w:trHeight w:val="703"/>
        </w:trPr>
        <w:tc>
          <w:tcPr>
            <w:tcW w:w="3700" w:type="dxa"/>
          </w:tcPr>
          <w:p w14:paraId="65E66330" w14:textId="77777777" w:rsidR="00BF34CA" w:rsidRPr="000D7B2D" w:rsidRDefault="00BF34CA" w:rsidP="00BF34CA">
            <w:pPr>
              <w:tabs>
                <w:tab w:val="left" w:pos="142"/>
              </w:tabs>
              <w:ind w:right="-999"/>
            </w:pPr>
            <w:r w:rsidRPr="000D7B2D">
              <w:t>He &amp; Chan (2024)</w:t>
            </w:r>
          </w:p>
        </w:tc>
        <w:tc>
          <w:tcPr>
            <w:tcW w:w="5683" w:type="dxa"/>
          </w:tcPr>
          <w:p w14:paraId="24157841" w14:textId="77777777" w:rsidR="000D7B2D" w:rsidRDefault="00BF34CA" w:rsidP="00BF34CA">
            <w:pPr>
              <w:tabs>
                <w:tab w:val="left" w:pos="142"/>
              </w:tabs>
              <w:ind w:right="-999"/>
            </w:pPr>
            <w:r w:rsidRPr="000D7B2D">
              <w:t xml:space="preserve">Evaluated Pangu-Weather and </w:t>
            </w:r>
            <w:proofErr w:type="spellStart"/>
            <w:r w:rsidRPr="000D7B2D">
              <w:t>FengWu</w:t>
            </w:r>
            <w:proofErr w:type="spellEnd"/>
            <w:r w:rsidRPr="000D7B2D">
              <w:t xml:space="preserve"> for forecasts beyond </w:t>
            </w:r>
          </w:p>
          <w:p w14:paraId="215F5138" w14:textId="77777777" w:rsidR="000D7B2D" w:rsidRDefault="00BF34CA" w:rsidP="00BF34CA">
            <w:pPr>
              <w:tabs>
                <w:tab w:val="left" w:pos="142"/>
              </w:tabs>
              <w:ind w:right="-999"/>
            </w:pPr>
            <w:r w:rsidRPr="000D7B2D">
              <w:t xml:space="preserve">10 days in China; found AI extended the useful forecast range </w:t>
            </w:r>
          </w:p>
          <w:p w14:paraId="2B084E67" w14:textId="77777777" w:rsidR="00BF34CA" w:rsidRDefault="00BF34CA" w:rsidP="000D7B2D">
            <w:pPr>
              <w:tabs>
                <w:tab w:val="left" w:pos="142"/>
              </w:tabs>
              <w:ind w:right="-999"/>
            </w:pPr>
            <w:r w:rsidRPr="000D7B2D">
              <w:t>by a couple of days over conventional methods.</w:t>
            </w:r>
          </w:p>
          <w:p w14:paraId="5DFE3966" w14:textId="38CE5A57" w:rsidR="0084652C" w:rsidRPr="000D7B2D" w:rsidRDefault="0084652C" w:rsidP="000D7B2D">
            <w:pPr>
              <w:tabs>
                <w:tab w:val="left" w:pos="142"/>
              </w:tabs>
              <w:ind w:right="-999"/>
            </w:pPr>
          </w:p>
        </w:tc>
      </w:tr>
    </w:tbl>
    <w:p w14:paraId="137E9107" w14:textId="77777777" w:rsidR="00BF34CA" w:rsidRDefault="00BF34CA" w:rsidP="004E3449">
      <w:pPr>
        <w:tabs>
          <w:tab w:val="left" w:pos="719"/>
        </w:tabs>
        <w:spacing w:line="269" w:lineRule="exact"/>
      </w:pPr>
    </w:p>
    <w:p w14:paraId="0CB2005E" w14:textId="77777777" w:rsidR="00BF34CA" w:rsidRPr="00DE7D2D" w:rsidRDefault="00BF34CA" w:rsidP="004E3449">
      <w:pPr>
        <w:tabs>
          <w:tab w:val="left" w:pos="719"/>
        </w:tabs>
        <w:spacing w:line="269" w:lineRule="exact"/>
      </w:pPr>
    </w:p>
    <w:p w14:paraId="3E42F58B" w14:textId="4A516FD6" w:rsidR="002A2DCB" w:rsidRPr="00DE7D2D" w:rsidRDefault="00160426" w:rsidP="002A2DCB">
      <w:pPr>
        <w:pStyle w:val="ListParagraph"/>
        <w:numPr>
          <w:ilvl w:val="0"/>
          <w:numId w:val="1"/>
        </w:numPr>
        <w:tabs>
          <w:tab w:val="left" w:pos="719"/>
        </w:tabs>
        <w:spacing w:line="269" w:lineRule="exact"/>
        <w:rPr>
          <w:b/>
          <w:bCs/>
        </w:rPr>
      </w:pPr>
      <w:r w:rsidRPr="00DE7D2D">
        <w:rPr>
          <w:b/>
          <w:bCs/>
        </w:rPr>
        <w:lastRenderedPageBreak/>
        <w:t>PROPOSED SYSTEM / METHODOLOGY</w:t>
      </w:r>
    </w:p>
    <w:p w14:paraId="6220345A" w14:textId="77777777" w:rsidR="004C59A7" w:rsidRPr="00DE7D2D" w:rsidRDefault="004C59A7" w:rsidP="004E3449">
      <w:pPr>
        <w:tabs>
          <w:tab w:val="left" w:pos="719"/>
        </w:tabs>
        <w:spacing w:line="269" w:lineRule="exact"/>
      </w:pPr>
    </w:p>
    <w:p w14:paraId="65A7F682" w14:textId="21F51196" w:rsidR="002A2DCB" w:rsidRPr="00DE7D2D" w:rsidRDefault="008431B6" w:rsidP="008431B6">
      <w:pPr>
        <w:pStyle w:val="BodyText"/>
        <w:numPr>
          <w:ilvl w:val="0"/>
          <w:numId w:val="3"/>
        </w:numPr>
        <w:spacing w:before="4"/>
        <w:ind w:left="142" w:firstLine="0"/>
        <w:rPr>
          <w:b/>
          <w:bCs/>
          <w:lang w:val="en-IN"/>
        </w:rPr>
      </w:pPr>
      <w:r>
        <w:rPr>
          <w:b/>
          <w:bCs/>
          <w:lang w:val="en-IN"/>
        </w:rPr>
        <w:t xml:space="preserve"> </w:t>
      </w:r>
      <w:r w:rsidR="002A2DCB" w:rsidRPr="002A2DCB">
        <w:rPr>
          <w:b/>
          <w:bCs/>
          <w:lang w:val="en-IN"/>
        </w:rPr>
        <w:t>System Design / Architecture</w:t>
      </w:r>
    </w:p>
    <w:p w14:paraId="1649815B" w14:textId="77777777" w:rsidR="002A2DCB" w:rsidRPr="002A2DCB" w:rsidRDefault="002A2DCB" w:rsidP="002A2DCB">
      <w:pPr>
        <w:pStyle w:val="BodyText"/>
        <w:spacing w:before="4"/>
        <w:rPr>
          <w:lang w:val="en-IN"/>
        </w:rPr>
      </w:pPr>
    </w:p>
    <w:p w14:paraId="00DEF4AB" w14:textId="59C572AC" w:rsidR="002A2DCB" w:rsidRPr="00DE7D2D" w:rsidRDefault="002A2DCB" w:rsidP="00082F13">
      <w:pPr>
        <w:pStyle w:val="BodyText"/>
        <w:spacing w:before="4"/>
        <w:jc w:val="both"/>
        <w:rPr>
          <w:lang w:val="en-IN"/>
        </w:rPr>
      </w:pPr>
      <w:r w:rsidRPr="002A2DCB">
        <w:rPr>
          <w:lang w:val="en-IN"/>
        </w:rPr>
        <w:t xml:space="preserve">The proposed system for predicting extreme weather events is designed as a comprehensive, modular architecture that integrates data acquisition, preprocessing, machine learning-based </w:t>
      </w:r>
      <w:r w:rsidR="00CE2881">
        <w:rPr>
          <w:lang w:val="en-IN"/>
        </w:rPr>
        <w:t>modelling</w:t>
      </w:r>
      <w:r w:rsidRPr="002A2DCB">
        <w:rPr>
          <w:lang w:val="en-IN"/>
        </w:rPr>
        <w:t xml:space="preserve">, and output </w:t>
      </w:r>
      <w:r w:rsidR="00CE2881">
        <w:rPr>
          <w:lang w:val="en-IN"/>
        </w:rPr>
        <w:t>visualisation</w:t>
      </w:r>
      <w:r w:rsidRPr="002A2DCB">
        <w:rPr>
          <w:lang w:val="en-IN"/>
        </w:rPr>
        <w:t xml:space="preserve">. The architecture consists of several key layers that work together to ensure seamless data flow and accurate predictive analytics. At the base layer, the system collects data from multiple heterogeneous sources, including historical weather datasets from the Indian Meteorological Department (IMD), global climate repositories, satellite imagery, sensor networks, and real-time feeds from automated weather stations. These datasets provide a rich, multidimensional view of the atmospheric and environmental conditions that contribute to extreme events such as floods, cyclones, heatwaves, and droughts. The data ingestion layer ensures that information from these diverse sources is collected in a </w:t>
      </w:r>
      <w:r w:rsidR="00CE2881">
        <w:rPr>
          <w:lang w:val="en-IN"/>
        </w:rPr>
        <w:t>standardised</w:t>
      </w:r>
      <w:r w:rsidRPr="002A2DCB">
        <w:rPr>
          <w:lang w:val="en-IN"/>
        </w:rPr>
        <w:t xml:space="preserve"> format, enabling further processing without loss of fidelity. Above this layer, the preprocessing and feature engineering layer prepares the raw data for analysis. This includes handling missing values, removing outliers, </w:t>
      </w:r>
      <w:r w:rsidR="00CE2881">
        <w:rPr>
          <w:lang w:val="en-IN"/>
        </w:rPr>
        <w:t>normalising</w:t>
      </w:r>
      <w:r w:rsidRPr="002A2DCB">
        <w:rPr>
          <w:lang w:val="en-IN"/>
        </w:rPr>
        <w:t xml:space="preserve"> and scaling numerical values, and transforming temporal and spatial features into formats suitable for machine learning models. Special attention is given to temporal correlations, as many extreme events are preceded by subtle changes in climate variables over time. Once preprocessing is complete, the core analytical layer employs advanced machine learning and deep learning algorithms to train predictive models. This layer may incorporate convolutional neural networks (CNNs) to capture spatial dependencies in satellite imagery, long short-term memory networks (LSTMs) for temporal sequence </w:t>
      </w:r>
      <w:r w:rsidR="00CE2881">
        <w:rPr>
          <w:lang w:val="en-IN"/>
        </w:rPr>
        <w:t>modelling</w:t>
      </w:r>
      <w:r w:rsidRPr="002A2DCB">
        <w:rPr>
          <w:lang w:val="en-IN"/>
        </w:rPr>
        <w:t xml:space="preserve">, and ensemble techniques such as random forests or gradient boosting to enhance model robustness. The output layer presents predictive results through a user-friendly interface or dashboard, displaying probability scores, predicted event severity, location-specific alerts, and trend </w:t>
      </w:r>
      <w:r w:rsidR="00CE2881">
        <w:rPr>
          <w:lang w:val="en-IN"/>
        </w:rPr>
        <w:t>visualisations</w:t>
      </w:r>
      <w:r w:rsidRPr="002A2DCB">
        <w:rPr>
          <w:lang w:val="en-IN"/>
        </w:rPr>
        <w:t xml:space="preserve">. This modular design not only ensures efficient data processing but also allows for scalability and adaptability, enabling the system to accommodate additional data sources, new predictive models, and integration with disaster management or early warning systems in the future. Overall, the architecture </w:t>
      </w:r>
      <w:r w:rsidR="00CE2881">
        <w:rPr>
          <w:lang w:val="en-IN"/>
        </w:rPr>
        <w:t>emphasises</w:t>
      </w:r>
      <w:r w:rsidRPr="002A2DCB">
        <w:rPr>
          <w:lang w:val="en-IN"/>
        </w:rPr>
        <w:t xml:space="preserve"> flexibility, real-time responsiveness, and interpretability of results to ensure actionable insights for authorities and stakeholders.</w:t>
      </w:r>
    </w:p>
    <w:p w14:paraId="5E7E2B0B" w14:textId="77777777" w:rsidR="002A2DCB" w:rsidRPr="00DE7D2D" w:rsidRDefault="002A2DCB" w:rsidP="00082F13">
      <w:pPr>
        <w:pStyle w:val="BodyText"/>
        <w:spacing w:before="4"/>
        <w:jc w:val="both"/>
        <w:rPr>
          <w:lang w:val="en-IN"/>
        </w:rPr>
      </w:pPr>
    </w:p>
    <w:p w14:paraId="06AE94A7" w14:textId="77777777" w:rsidR="002A2DCB" w:rsidRPr="002A2DCB" w:rsidRDefault="002A2DCB" w:rsidP="002A2DCB">
      <w:pPr>
        <w:pStyle w:val="BodyText"/>
        <w:spacing w:before="4"/>
        <w:rPr>
          <w:lang w:val="en-IN"/>
        </w:rPr>
      </w:pPr>
    </w:p>
    <w:p w14:paraId="21B03965" w14:textId="764EF811" w:rsidR="002A2DCB" w:rsidRPr="00DE7D2D" w:rsidRDefault="008431B6" w:rsidP="008431B6">
      <w:pPr>
        <w:pStyle w:val="BodyText"/>
        <w:numPr>
          <w:ilvl w:val="0"/>
          <w:numId w:val="3"/>
        </w:numPr>
        <w:spacing w:before="4"/>
        <w:ind w:left="142" w:firstLine="0"/>
        <w:rPr>
          <w:b/>
          <w:bCs/>
          <w:lang w:val="en-IN"/>
        </w:rPr>
      </w:pPr>
      <w:r>
        <w:rPr>
          <w:b/>
          <w:bCs/>
          <w:lang w:val="en-IN"/>
        </w:rPr>
        <w:t xml:space="preserve"> </w:t>
      </w:r>
      <w:r w:rsidR="002A2DCB" w:rsidRPr="002A2DCB">
        <w:rPr>
          <w:b/>
          <w:bCs/>
          <w:lang w:val="en-IN"/>
        </w:rPr>
        <w:t>Technologies, Programming Languages, Frameworks, Libraries, and Tools</w:t>
      </w:r>
    </w:p>
    <w:p w14:paraId="72BBD289" w14:textId="77777777" w:rsidR="002A2DCB" w:rsidRPr="002A2DCB" w:rsidRDefault="002A2DCB" w:rsidP="002A2DCB">
      <w:pPr>
        <w:pStyle w:val="BodyText"/>
        <w:spacing w:before="4"/>
        <w:rPr>
          <w:lang w:val="en-IN"/>
        </w:rPr>
      </w:pPr>
    </w:p>
    <w:p w14:paraId="0096ADA3" w14:textId="096A360F" w:rsidR="002A2DCB" w:rsidRPr="00DE7D2D" w:rsidRDefault="002A2DCB" w:rsidP="00082F13">
      <w:pPr>
        <w:pStyle w:val="BodyText"/>
        <w:spacing w:before="4"/>
        <w:jc w:val="both"/>
        <w:rPr>
          <w:lang w:val="en-IN"/>
        </w:rPr>
      </w:pPr>
      <w:r w:rsidRPr="002A2DCB">
        <w:rPr>
          <w:lang w:val="en-IN"/>
        </w:rPr>
        <w:t xml:space="preserve">The proposed system will leverage a wide range of technologies, programming languages, frameworks, and libraries to handle the data-intensive and computationally demanding nature of extreme weather prediction. Python will serve as the primary programming language due to its extensive ecosystem of data science and machine learning libraries, ease of integration, and community support. For data preprocessing, libraries such as Pandas and NumPy will be employed to handle large-scale datasets, perform data cleaning, </w:t>
      </w:r>
      <w:r w:rsidR="00CE2881">
        <w:rPr>
          <w:lang w:val="en-IN"/>
        </w:rPr>
        <w:t>normalisation</w:t>
      </w:r>
      <w:r w:rsidRPr="002A2DCB">
        <w:rPr>
          <w:lang w:val="en-IN"/>
        </w:rPr>
        <w:t xml:space="preserve">, and transformation. </w:t>
      </w:r>
      <w:r w:rsidR="00CE2881">
        <w:rPr>
          <w:lang w:val="en-IN"/>
        </w:rPr>
        <w:t>Visualisation</w:t>
      </w:r>
      <w:r w:rsidRPr="002A2DCB">
        <w:rPr>
          <w:lang w:val="en-IN"/>
        </w:rPr>
        <w:t xml:space="preserve"> libraries such as Matplotlib and Seaborn will provide graphical representations of weather patterns, while </w:t>
      </w:r>
      <w:proofErr w:type="spellStart"/>
      <w:r w:rsidRPr="002A2DCB">
        <w:rPr>
          <w:lang w:val="en-IN"/>
        </w:rPr>
        <w:t>Plotly</w:t>
      </w:r>
      <w:proofErr w:type="spellEnd"/>
      <w:r w:rsidRPr="002A2DCB">
        <w:rPr>
          <w:lang w:val="en-IN"/>
        </w:rPr>
        <w:t xml:space="preserve"> or Dash may be used to build interactive dashboards for real-time monitoring and alerts. For machine learning model building, frameworks like TensorFlow and </w:t>
      </w:r>
      <w:proofErr w:type="spellStart"/>
      <w:r w:rsidRPr="002A2DCB">
        <w:rPr>
          <w:lang w:val="en-IN"/>
        </w:rPr>
        <w:t>PyTorch</w:t>
      </w:r>
      <w:proofErr w:type="spellEnd"/>
      <w:r w:rsidRPr="002A2DCB">
        <w:rPr>
          <w:lang w:val="en-IN"/>
        </w:rPr>
        <w:t xml:space="preserve"> will be </w:t>
      </w:r>
      <w:r w:rsidR="00CE2881">
        <w:rPr>
          <w:lang w:val="en-IN"/>
        </w:rPr>
        <w:t>utilised</w:t>
      </w:r>
      <w:r w:rsidRPr="002A2DCB">
        <w:rPr>
          <w:lang w:val="en-IN"/>
        </w:rPr>
        <w:t xml:space="preserve"> for deep learning implementations, enabling the creation of convolutional neural networks (CNNs) for spatial pattern recognition and long short-term memory (LSTM) networks for capturing temporal dependencies. Traditional machine learning models like random forests, gradient boosting, and support vector machines (SVMs) will be integrated using Scikit-learn to provide a hybrid approach, combining the strengths of deep learning and classical methods. Geospatial analysis will be supported through libraries like </w:t>
      </w:r>
      <w:proofErr w:type="spellStart"/>
      <w:r w:rsidRPr="002A2DCB">
        <w:rPr>
          <w:lang w:val="en-IN"/>
        </w:rPr>
        <w:t>GeoPandas</w:t>
      </w:r>
      <w:proofErr w:type="spellEnd"/>
      <w:r w:rsidRPr="002A2DCB">
        <w:rPr>
          <w:lang w:val="en-IN"/>
        </w:rPr>
        <w:t xml:space="preserve"> and </w:t>
      </w:r>
      <w:proofErr w:type="spellStart"/>
      <w:r w:rsidRPr="002A2DCB">
        <w:rPr>
          <w:lang w:val="en-IN"/>
        </w:rPr>
        <w:t>rasterio</w:t>
      </w:r>
      <w:proofErr w:type="spellEnd"/>
      <w:r w:rsidRPr="002A2DCB">
        <w:rPr>
          <w:lang w:val="en-IN"/>
        </w:rPr>
        <w:t xml:space="preserve">, allowing satellite images and climate maps to be processed effectively. Additionally, cloud platforms such as AWS or Google Cloud may be used to provide scalable storage, high-performance computing, and deployment capabilities. Tools like </w:t>
      </w:r>
      <w:proofErr w:type="spellStart"/>
      <w:r w:rsidRPr="002A2DCB">
        <w:rPr>
          <w:lang w:val="en-IN"/>
        </w:rPr>
        <w:t>Jupyter</w:t>
      </w:r>
      <w:proofErr w:type="spellEnd"/>
      <w:r w:rsidRPr="002A2DCB">
        <w:rPr>
          <w:lang w:val="en-IN"/>
        </w:rPr>
        <w:t xml:space="preserve"> Notebooks and VS Code will facilitate development, experimentation, and </w:t>
      </w:r>
      <w:r w:rsidRPr="002A2DCB">
        <w:rPr>
          <w:lang w:val="en-IN"/>
        </w:rPr>
        <w:lastRenderedPageBreak/>
        <w:t xml:space="preserve">model evaluation. Data versioning and experiment tracking will be handled using tools like </w:t>
      </w:r>
      <w:proofErr w:type="spellStart"/>
      <w:r w:rsidRPr="002A2DCB">
        <w:rPr>
          <w:lang w:val="en-IN"/>
        </w:rPr>
        <w:t>MLflow</w:t>
      </w:r>
      <w:proofErr w:type="spellEnd"/>
      <w:r w:rsidRPr="002A2DCB">
        <w:rPr>
          <w:lang w:val="en-IN"/>
        </w:rPr>
        <w:t xml:space="preserve"> or DVC, ensuring reproducibility and easy model updates. The selection of these technologies is guided by the need for flexibility, computational efficiency, and the ability to handle large, heterogeneous datasets while ensuring reproducibility, scalability, and maintainability of the prediction system.</w:t>
      </w:r>
    </w:p>
    <w:p w14:paraId="113EFF96" w14:textId="77777777" w:rsidR="002A2DCB" w:rsidRPr="00DE7D2D" w:rsidRDefault="002A2DCB" w:rsidP="00082F13">
      <w:pPr>
        <w:pStyle w:val="BodyText"/>
        <w:spacing w:before="4"/>
        <w:jc w:val="both"/>
        <w:rPr>
          <w:lang w:val="en-IN"/>
        </w:rPr>
      </w:pPr>
    </w:p>
    <w:p w14:paraId="7DB3E803" w14:textId="77777777" w:rsidR="002A2DCB" w:rsidRPr="002A2DCB" w:rsidRDefault="002A2DCB" w:rsidP="00082F13">
      <w:pPr>
        <w:pStyle w:val="BodyText"/>
        <w:spacing w:before="4"/>
        <w:jc w:val="both"/>
        <w:rPr>
          <w:lang w:val="en-IN"/>
        </w:rPr>
      </w:pPr>
    </w:p>
    <w:p w14:paraId="2F9006CE" w14:textId="1D94E362" w:rsidR="002A2DCB" w:rsidRPr="00DE7D2D" w:rsidRDefault="008431B6" w:rsidP="008431B6">
      <w:pPr>
        <w:pStyle w:val="BodyText"/>
        <w:numPr>
          <w:ilvl w:val="0"/>
          <w:numId w:val="3"/>
        </w:numPr>
        <w:spacing w:before="4"/>
        <w:ind w:left="284" w:firstLine="0"/>
        <w:rPr>
          <w:b/>
          <w:bCs/>
          <w:lang w:val="en-IN"/>
        </w:rPr>
      </w:pPr>
      <w:r>
        <w:rPr>
          <w:b/>
          <w:bCs/>
          <w:lang w:val="en-IN"/>
        </w:rPr>
        <w:t xml:space="preserve"> </w:t>
      </w:r>
      <w:r w:rsidR="002A2DCB" w:rsidRPr="002A2DCB">
        <w:rPr>
          <w:b/>
          <w:bCs/>
          <w:lang w:val="en-IN"/>
        </w:rPr>
        <w:t>Step-wise Approach (Data Cleaning and Preprocessing, Model Building for Analytics, Testing and Validation, Deployment)</w:t>
      </w:r>
    </w:p>
    <w:p w14:paraId="09DB267A" w14:textId="77777777" w:rsidR="002A2DCB" w:rsidRPr="002A2DCB" w:rsidRDefault="002A2DCB" w:rsidP="002A2DCB">
      <w:pPr>
        <w:pStyle w:val="BodyText"/>
        <w:spacing w:before="4"/>
        <w:rPr>
          <w:lang w:val="en-IN"/>
        </w:rPr>
      </w:pPr>
    </w:p>
    <w:p w14:paraId="4361D658" w14:textId="6D545C20" w:rsidR="002A2DCB" w:rsidRPr="00DE7D2D" w:rsidRDefault="002A2DCB" w:rsidP="00082F13">
      <w:pPr>
        <w:pStyle w:val="BodyText"/>
        <w:spacing w:before="4"/>
        <w:jc w:val="both"/>
        <w:rPr>
          <w:lang w:val="en-IN"/>
        </w:rPr>
      </w:pPr>
      <w:r w:rsidRPr="002A2DCB">
        <w:rPr>
          <w:lang w:val="en-IN"/>
        </w:rPr>
        <w:t xml:space="preserve">The methodology of the proposed system follows a structured step-wise approach, starting with data cleaning and preprocessing, which forms the foundation for accurate predictions. Raw meteorological data often contains missing values, inconsistencies, noise, and outliers, which can severely affect the performance of machine learning models. Therefore, initial steps involve identifying and imputing missing data using statistical or machine learning-based methods, detecting and removing outliers that may distort patterns, and </w:t>
      </w:r>
      <w:r w:rsidR="00CE2881">
        <w:rPr>
          <w:lang w:val="en-IN"/>
        </w:rPr>
        <w:t>standardising</w:t>
      </w:r>
      <w:r w:rsidRPr="002A2DCB">
        <w:rPr>
          <w:lang w:val="en-IN"/>
        </w:rPr>
        <w:t xml:space="preserve"> numerical features. Temporal features such as daily temperature fluctuations, rainfall patterns, and wind speed trends are transformed into sequences suitable for time-series analysis, while spatial features from satellite imagery are processed to extract meaningful representations of cloud density, precipitation zones, and terrain characteristics. Following preprocessing, the </w:t>
      </w:r>
      <w:r w:rsidR="00CE2881">
        <w:rPr>
          <w:lang w:val="en-IN"/>
        </w:rPr>
        <w:t>model-building</w:t>
      </w:r>
      <w:r w:rsidRPr="002A2DCB">
        <w:rPr>
          <w:lang w:val="en-IN"/>
        </w:rPr>
        <w:t xml:space="preserve"> phase begins, where selected machine learning and deep learning algorithms are trained on historical and real-time data. This includes experimenting with different architectures, hyperparameter tuning, and employing ensemble strategies to improve </w:t>
      </w:r>
      <w:r w:rsidR="00CE2881">
        <w:rPr>
          <w:lang w:val="en-IN"/>
        </w:rPr>
        <w:t>generalisation</w:t>
      </w:r>
      <w:r w:rsidRPr="002A2DCB">
        <w:rPr>
          <w:lang w:val="en-IN"/>
        </w:rPr>
        <w:t xml:space="preserve">. The trained models are then subjected to rigorous testing and validation using separate datasets, ensuring that predictions are accurate, robust, and capable of handling unseen scenarios. Performance metrics such as accuracy, precision, recall, F1-score, root mean square error (RMSE), and </w:t>
      </w:r>
      <w:r w:rsidR="00CE2881">
        <w:rPr>
          <w:lang w:val="en-IN"/>
        </w:rPr>
        <w:t>specialised</w:t>
      </w:r>
      <w:r w:rsidRPr="002A2DCB">
        <w:rPr>
          <w:lang w:val="en-IN"/>
        </w:rPr>
        <w:t xml:space="preserve"> metrics for extreme event detection are used to quantify predictive success. Finally, the deployment phase involves integrating the trained models into a real-time system capable of producing alerts and </w:t>
      </w:r>
      <w:r w:rsidR="00CE2881">
        <w:rPr>
          <w:lang w:val="en-IN"/>
        </w:rPr>
        <w:t>visualisations</w:t>
      </w:r>
      <w:r w:rsidRPr="002A2DCB">
        <w:rPr>
          <w:lang w:val="en-IN"/>
        </w:rPr>
        <w:t xml:space="preserve"> through dashboards or API endpoints. Continuous monitoring and retraining are implemented to maintain accuracy as new data becomes available, ensuring the system remains adaptive and responsive to changing climatic patterns. This step-wise methodology ensures a comprehensive, end-to-end approach, from raw data collection to actionable insights, providing a practical and scalable framework for extreme weather prediction.</w:t>
      </w:r>
    </w:p>
    <w:p w14:paraId="0130CA42" w14:textId="77777777" w:rsidR="00982ABA" w:rsidRPr="002A2DCB" w:rsidRDefault="00982ABA" w:rsidP="002A2DCB">
      <w:pPr>
        <w:pStyle w:val="BodyText"/>
        <w:spacing w:before="4"/>
        <w:rPr>
          <w:lang w:val="en-IN"/>
        </w:rPr>
      </w:pPr>
    </w:p>
    <w:p w14:paraId="71E66E36" w14:textId="77777777" w:rsidR="006F337B" w:rsidRPr="00DE7D2D" w:rsidRDefault="006F337B">
      <w:pPr>
        <w:pStyle w:val="BodyText"/>
        <w:spacing w:before="4"/>
      </w:pPr>
    </w:p>
    <w:p w14:paraId="427D5BC3" w14:textId="18AEB903" w:rsidR="006F337B" w:rsidRPr="00DE7D2D" w:rsidRDefault="00160426">
      <w:pPr>
        <w:pStyle w:val="Heading2"/>
        <w:numPr>
          <w:ilvl w:val="0"/>
          <w:numId w:val="1"/>
        </w:numPr>
        <w:tabs>
          <w:tab w:val="left" w:pos="220"/>
        </w:tabs>
        <w:ind w:hanging="220"/>
      </w:pPr>
      <w:r w:rsidRPr="00DE7D2D">
        <w:t>MODULES</w:t>
      </w:r>
      <w:r w:rsidRPr="00DE7D2D">
        <w:rPr>
          <w:spacing w:val="-4"/>
        </w:rPr>
        <w:t xml:space="preserve"> </w:t>
      </w:r>
      <w:r w:rsidRPr="00DE7D2D">
        <w:t>/</w:t>
      </w:r>
      <w:r w:rsidRPr="00DE7D2D">
        <w:rPr>
          <w:spacing w:val="-1"/>
        </w:rPr>
        <w:t xml:space="preserve"> </w:t>
      </w:r>
      <w:r w:rsidRPr="00DE7D2D">
        <w:rPr>
          <w:spacing w:val="-2"/>
        </w:rPr>
        <w:t>FUNCTIONALITIES</w:t>
      </w:r>
    </w:p>
    <w:p w14:paraId="2C20D630" w14:textId="77777777" w:rsidR="006F337B" w:rsidRPr="00DE7D2D" w:rsidRDefault="006F337B">
      <w:pPr>
        <w:pStyle w:val="BodyText"/>
        <w:spacing w:before="5"/>
      </w:pPr>
    </w:p>
    <w:p w14:paraId="701ACA1B" w14:textId="52DA3A71" w:rsidR="00F7453C" w:rsidRPr="00DE7D2D" w:rsidRDefault="00F7453C" w:rsidP="00082F13">
      <w:pPr>
        <w:pStyle w:val="BodyText"/>
        <w:spacing w:before="5"/>
        <w:jc w:val="both"/>
      </w:pPr>
      <w:r w:rsidRPr="00DE7D2D">
        <w:t xml:space="preserve">The proposed AI-based extreme weather prediction system is designed as a modular framework, with each module handling a specific aspect of the workflow to ensure efficiency, scalability, and maintainability. Breaking the project into modules allows independent development, testing, and </w:t>
      </w:r>
      <w:proofErr w:type="spellStart"/>
      <w:r w:rsidR="00CE2881">
        <w:t>optimisation</w:t>
      </w:r>
      <w:proofErr w:type="spellEnd"/>
      <w:r w:rsidRPr="00DE7D2D">
        <w:t xml:space="preserve"> of each component while ensuring seamless integration into the overall system. The modules broadly include Data Acquisition, Data Preprocessing, Feature Engineering, Model Development, Model Evaluation, </w:t>
      </w:r>
      <w:proofErr w:type="spellStart"/>
      <w:r w:rsidR="00CE2881">
        <w:t>Visualisation</w:t>
      </w:r>
      <w:proofErr w:type="spellEnd"/>
      <w:r w:rsidRPr="00DE7D2D">
        <w:t xml:space="preserve"> and Alert Generation, and System Deployment. Each module plays a distinct role, collectively enabling the system to provide accurate, timely, and actionable predictions of extreme weather events. The modular design also ensures flexibility, allowing future enhancements, </w:t>
      </w:r>
      <w:r w:rsidR="00CE2881">
        <w:t xml:space="preserve">the </w:t>
      </w:r>
      <w:r w:rsidRPr="00DE7D2D">
        <w:t xml:space="preserve">addition of new datasets, or </w:t>
      </w:r>
      <w:r w:rsidR="00CE2881">
        <w:t xml:space="preserve">the </w:t>
      </w:r>
      <w:r w:rsidRPr="00DE7D2D">
        <w:t xml:space="preserve">integration of advanced algorithms without disrupting the existing workflow. By separating concerns, the system promotes clarity, reduces redundancy, and provides an </w:t>
      </w:r>
      <w:proofErr w:type="spellStart"/>
      <w:r w:rsidR="00CE2881">
        <w:t>organised</w:t>
      </w:r>
      <w:proofErr w:type="spellEnd"/>
      <w:r w:rsidRPr="00DE7D2D">
        <w:t xml:space="preserve"> structure for both development and future maintenance.</w:t>
      </w:r>
    </w:p>
    <w:p w14:paraId="4EED69D2" w14:textId="77777777" w:rsidR="00F7453C" w:rsidRPr="00DE7D2D" w:rsidRDefault="00F7453C" w:rsidP="00082F13">
      <w:pPr>
        <w:pStyle w:val="BodyText"/>
        <w:spacing w:before="5"/>
        <w:jc w:val="both"/>
      </w:pPr>
    </w:p>
    <w:p w14:paraId="241EA058" w14:textId="2C989205" w:rsidR="00F7453C" w:rsidRPr="00DE7D2D" w:rsidRDefault="00F7453C" w:rsidP="00082F13">
      <w:pPr>
        <w:pStyle w:val="BodyText"/>
        <w:spacing w:before="5"/>
        <w:jc w:val="both"/>
      </w:pPr>
      <w:r w:rsidRPr="00DE7D2D">
        <w:t xml:space="preserve">The </w:t>
      </w:r>
      <w:r w:rsidRPr="00DE7D2D">
        <w:rPr>
          <w:b/>
          <w:bCs/>
        </w:rPr>
        <w:t>Data Acquisition module</w:t>
      </w:r>
      <w:r w:rsidRPr="00DE7D2D">
        <w:t xml:space="preserve"> serves as the foundation of the system. Its primary function is to collect raw meteorological and climatic data from a wide range of sources, including the Indian Meteorological Department (IMD), global climate datasets such as NASA’s Earth Observing System, real-time weather </w:t>
      </w:r>
      <w:r w:rsidRPr="00DE7D2D">
        <w:lastRenderedPageBreak/>
        <w:t xml:space="preserve">sensors, satellite imagery, and oceanographic monitoring stations. This module ensures that the data is continuously updated, capturing both historical trends and current conditions to support accurate prediction. The module also handles data </w:t>
      </w:r>
      <w:proofErr w:type="spellStart"/>
      <w:r w:rsidR="00CE2881">
        <w:t>standardisation</w:t>
      </w:r>
      <w:proofErr w:type="spellEnd"/>
      <w:r w:rsidRPr="00DE7D2D">
        <w:t xml:space="preserve">, ensuring consistency in units, formats, and timestamps across heterogeneous sources. By </w:t>
      </w:r>
      <w:proofErr w:type="spellStart"/>
      <w:r w:rsidR="007C5C50">
        <w:t>centralising</w:t>
      </w:r>
      <w:proofErr w:type="spellEnd"/>
      <w:r w:rsidRPr="00DE7D2D">
        <w:t xml:space="preserve"> the data collection process, this module reduces the risk of missing or inconsistent information, which is crucial because the predictive performance of machine learning models depends heavily on the quality and completeness of input data. The Data Acquisition module also includes mechanisms for error checking, logging, and automatic updates to maintain reliability and ensure that the system is always operating with the most accurate and current information.</w:t>
      </w:r>
    </w:p>
    <w:p w14:paraId="64CE7944" w14:textId="77777777" w:rsidR="00F7453C" w:rsidRPr="00DE7D2D" w:rsidRDefault="00F7453C" w:rsidP="00082F13">
      <w:pPr>
        <w:pStyle w:val="BodyText"/>
        <w:spacing w:before="5"/>
        <w:jc w:val="both"/>
      </w:pPr>
    </w:p>
    <w:p w14:paraId="3BE1187C" w14:textId="2397625C" w:rsidR="00F7453C" w:rsidRPr="00DE7D2D" w:rsidRDefault="00F7453C" w:rsidP="00082F13">
      <w:pPr>
        <w:pStyle w:val="BodyText"/>
        <w:spacing w:before="5"/>
        <w:jc w:val="both"/>
      </w:pPr>
      <w:r w:rsidRPr="00DE7D2D">
        <w:t xml:space="preserve">The </w:t>
      </w:r>
      <w:r w:rsidRPr="00DE7D2D">
        <w:rPr>
          <w:b/>
          <w:bCs/>
        </w:rPr>
        <w:t>Data Preprocessing and Feature Engineering module</w:t>
      </w:r>
      <w:r w:rsidRPr="00DE7D2D">
        <w:t xml:space="preserve"> is responsible for cleaning, transforming, and preparing the raw data for </w:t>
      </w:r>
      <w:r w:rsidR="007C5C50">
        <w:t>modelling</w:t>
      </w:r>
      <w:r w:rsidRPr="00DE7D2D">
        <w:t xml:space="preserve">. Raw weather data often contains missing values, noise, outliers, and inconsistencies that can significantly degrade the performance of predictive models. This module addresses these challenges through techniques such as interpolation for missing data, outlier detection and removal, </w:t>
      </w:r>
      <w:proofErr w:type="spellStart"/>
      <w:r w:rsidR="007C5C50">
        <w:t>normalisation</w:t>
      </w:r>
      <w:proofErr w:type="spellEnd"/>
      <w:r w:rsidRPr="00DE7D2D">
        <w:t xml:space="preserve">, scaling, and encoding of categorical variables. Feature engineering is also performed within this module, where critical parameters that influence extreme events—such as wind speed trends, atmospheric pressure gradients, rainfall anomalies, sea surface temperature, and humidity variations—are extracted and transformed into meaningful features. Temporal sequences are created to capture trends and patterns over time, and spatial features from satellite imagery are processed using convolutional filters to detect relevant geographical and cloud formation patterns. This module ensures that the data fed into the machine learning algorithms is clean, structured, and </w:t>
      </w:r>
      <w:proofErr w:type="spellStart"/>
      <w:r w:rsidR="007C5C50">
        <w:t>optimised</w:t>
      </w:r>
      <w:proofErr w:type="spellEnd"/>
      <w:r w:rsidRPr="00DE7D2D">
        <w:t xml:space="preserve"> to </w:t>
      </w:r>
      <w:proofErr w:type="spellStart"/>
      <w:r w:rsidR="007C5C50">
        <w:t>maximise</w:t>
      </w:r>
      <w:proofErr w:type="spellEnd"/>
      <w:r w:rsidRPr="00DE7D2D">
        <w:t xml:space="preserve"> predictive accuracy.</w:t>
      </w:r>
    </w:p>
    <w:p w14:paraId="434D8F4B" w14:textId="77777777" w:rsidR="00F7453C" w:rsidRPr="00DE7D2D" w:rsidRDefault="00F7453C" w:rsidP="00082F13">
      <w:pPr>
        <w:pStyle w:val="BodyText"/>
        <w:spacing w:before="5"/>
        <w:jc w:val="both"/>
      </w:pPr>
    </w:p>
    <w:p w14:paraId="4F8DB85D" w14:textId="4FAFAE74" w:rsidR="00F7453C" w:rsidRPr="00DE7D2D" w:rsidRDefault="00F7453C" w:rsidP="00082F13">
      <w:pPr>
        <w:pStyle w:val="BodyText"/>
        <w:spacing w:before="5"/>
        <w:jc w:val="both"/>
      </w:pPr>
      <w:r w:rsidRPr="00DE7D2D">
        <w:t xml:space="preserve">The </w:t>
      </w:r>
      <w:r w:rsidRPr="00DE7D2D">
        <w:rPr>
          <w:b/>
          <w:bCs/>
        </w:rPr>
        <w:t>Model Development and Evaluation module</w:t>
      </w:r>
      <w:r w:rsidRPr="00DE7D2D">
        <w:t xml:space="preserve"> handles the creation, training, testing, and validation of AI models. Multiple machine learning and deep learning algorithms are explored to capture both temporal and spatial dependencies in the data, including long short-term memory networks (LSTMs) for time-series forecasting, convolutional neural networks (CNNs) for spatial pattern detection, random forests, and gradient boosting models for ensemble predictions. Hyperparameter tuning and cross-validation are conducted to </w:t>
      </w:r>
      <w:proofErr w:type="spellStart"/>
      <w:r w:rsidR="007C5C50">
        <w:t>optimise</w:t>
      </w:r>
      <w:proofErr w:type="spellEnd"/>
      <w:r w:rsidRPr="00DE7D2D">
        <w:t xml:space="preserve"> performance, while model evaluation metrics such as accuracy, precision, recall, F1-score, root mean square error (RMSE), and </w:t>
      </w:r>
      <w:proofErr w:type="spellStart"/>
      <w:r w:rsidR="007C5C50">
        <w:t>specialised</w:t>
      </w:r>
      <w:proofErr w:type="spellEnd"/>
      <w:r w:rsidRPr="00DE7D2D">
        <w:t xml:space="preserve"> extreme event detection measures are used to quantify effectiveness. This module ensures that the predictive models are robust, generalizable, and capable of detecting rare but high-impact weather events with high reliability.</w:t>
      </w:r>
    </w:p>
    <w:p w14:paraId="0C8D36CC" w14:textId="77777777" w:rsidR="00F7453C" w:rsidRPr="00DE7D2D" w:rsidRDefault="00F7453C" w:rsidP="00082F13">
      <w:pPr>
        <w:pStyle w:val="BodyText"/>
        <w:spacing w:before="5"/>
        <w:jc w:val="both"/>
      </w:pPr>
    </w:p>
    <w:p w14:paraId="49E85968" w14:textId="63AD3AD8" w:rsidR="00F7453C" w:rsidRPr="00DE7D2D" w:rsidRDefault="00F7453C" w:rsidP="00082F13">
      <w:pPr>
        <w:pStyle w:val="BodyText"/>
        <w:spacing w:before="5"/>
        <w:jc w:val="both"/>
      </w:pPr>
      <w:r w:rsidRPr="00DE7D2D">
        <w:t xml:space="preserve">The </w:t>
      </w:r>
      <w:proofErr w:type="spellStart"/>
      <w:r w:rsidR="007C5C50">
        <w:rPr>
          <w:b/>
          <w:bCs/>
        </w:rPr>
        <w:t>Visualisation</w:t>
      </w:r>
      <w:proofErr w:type="spellEnd"/>
      <w:r w:rsidRPr="00DE7D2D">
        <w:rPr>
          <w:b/>
          <w:bCs/>
        </w:rPr>
        <w:t xml:space="preserve"> and Alert Generation module</w:t>
      </w:r>
      <w:r w:rsidRPr="00DE7D2D">
        <w:t xml:space="preserve"> translates the predictions from the AI models into actionable insights. This includes dynamic dashboards that provide probability scores, predicted severity levels, temporal trends, and location-specific alerts for extreme events. Alerts can be configured for local authorities, disaster management teams, and public users, providing sufficient lead time to initiate preventive measures. Interactive </w:t>
      </w:r>
      <w:proofErr w:type="spellStart"/>
      <w:r w:rsidR="007C5C50">
        <w:t>visualisations</w:t>
      </w:r>
      <w:proofErr w:type="spellEnd"/>
      <w:r w:rsidRPr="00DE7D2D">
        <w:t xml:space="preserve"> enable users to explore patterns, correlations, and historical trends, enhancing interpretability and confidence in the system. Finally, the </w:t>
      </w:r>
      <w:r w:rsidRPr="00DE7D2D">
        <w:rPr>
          <w:b/>
          <w:bCs/>
        </w:rPr>
        <w:t>Deployment and Maintenance module</w:t>
      </w:r>
      <w:r w:rsidRPr="00DE7D2D">
        <w:t xml:space="preserve"> integrates all components into a functional system, either as a web-based or cloud-deployed platform, with continuous monitoring, automatic retraining, and scalability features. This ensures that the system remains adaptive, responsive to new data, and capable of evolving with changing climatic conditions.</w:t>
      </w:r>
    </w:p>
    <w:p w14:paraId="7AB854D4" w14:textId="77777777" w:rsidR="00F7453C" w:rsidRDefault="00F7453C">
      <w:pPr>
        <w:pStyle w:val="BodyText"/>
        <w:spacing w:before="5"/>
      </w:pPr>
    </w:p>
    <w:p w14:paraId="7B5CBD57" w14:textId="77777777" w:rsidR="004C59A7" w:rsidRPr="00DE7D2D" w:rsidRDefault="004C59A7">
      <w:pPr>
        <w:pStyle w:val="BodyText"/>
        <w:spacing w:before="5"/>
      </w:pPr>
    </w:p>
    <w:p w14:paraId="02C5BD5E" w14:textId="6D74D84C" w:rsidR="006F337B" w:rsidRPr="00DE7D2D" w:rsidRDefault="00160426">
      <w:pPr>
        <w:pStyle w:val="Heading2"/>
        <w:numPr>
          <w:ilvl w:val="0"/>
          <w:numId w:val="1"/>
        </w:numPr>
        <w:tabs>
          <w:tab w:val="left" w:pos="220"/>
        </w:tabs>
        <w:spacing w:line="250" w:lineRule="exact"/>
        <w:ind w:hanging="220"/>
      </w:pPr>
      <w:r w:rsidRPr="00DE7D2D">
        <w:t>EXPECTED</w:t>
      </w:r>
      <w:r w:rsidRPr="00DE7D2D">
        <w:rPr>
          <w:spacing w:val="-6"/>
        </w:rPr>
        <w:t xml:space="preserve"> </w:t>
      </w:r>
      <w:r w:rsidRPr="00DE7D2D">
        <w:t>OUTCOMES</w:t>
      </w:r>
      <w:r w:rsidRPr="00DE7D2D">
        <w:rPr>
          <w:spacing w:val="-1"/>
        </w:rPr>
        <w:t xml:space="preserve"> </w:t>
      </w:r>
      <w:r w:rsidRPr="00DE7D2D">
        <w:t>/</w:t>
      </w:r>
      <w:r w:rsidRPr="00DE7D2D">
        <w:rPr>
          <w:spacing w:val="-1"/>
        </w:rPr>
        <w:t xml:space="preserve"> </w:t>
      </w:r>
      <w:r w:rsidRPr="00DE7D2D">
        <w:rPr>
          <w:spacing w:val="-2"/>
        </w:rPr>
        <w:t>DELIVERABLES</w:t>
      </w:r>
    </w:p>
    <w:p w14:paraId="7698C8F4" w14:textId="77777777" w:rsidR="00F7453C" w:rsidRPr="00DE7D2D" w:rsidRDefault="00F7453C" w:rsidP="00F7453C">
      <w:pPr>
        <w:pStyle w:val="Heading2"/>
        <w:tabs>
          <w:tab w:val="left" w:pos="220"/>
        </w:tabs>
        <w:spacing w:line="250" w:lineRule="exact"/>
        <w:ind w:left="0" w:firstLine="0"/>
        <w:rPr>
          <w:b w:val="0"/>
          <w:bCs w:val="0"/>
        </w:rPr>
      </w:pPr>
    </w:p>
    <w:p w14:paraId="3747CDA9" w14:textId="3FAE824D" w:rsidR="00F7453C" w:rsidRPr="00DE7D2D" w:rsidRDefault="00F7453C" w:rsidP="00082F13">
      <w:pPr>
        <w:pStyle w:val="Heading2"/>
        <w:tabs>
          <w:tab w:val="left" w:pos="220"/>
        </w:tabs>
        <w:spacing w:line="250" w:lineRule="exact"/>
        <w:ind w:left="0" w:firstLine="0"/>
        <w:jc w:val="both"/>
        <w:rPr>
          <w:b w:val="0"/>
          <w:bCs w:val="0"/>
        </w:rPr>
      </w:pPr>
      <w:r w:rsidRPr="00DE7D2D">
        <w:rPr>
          <w:b w:val="0"/>
          <w:bCs w:val="0"/>
        </w:rPr>
        <w:t xml:space="preserve">The primary expected outcome of this project is the creation of a fully functional AI-based prediction system capable of forecasting extreme weather events such as floods, cyclones, heatwaves, and droughts with a high degree of accuracy and reliability. The system is anticipated to significantly enhance the </w:t>
      </w:r>
      <w:r w:rsidRPr="00DE7D2D">
        <w:rPr>
          <w:b w:val="0"/>
          <w:bCs w:val="0"/>
        </w:rPr>
        <w:lastRenderedPageBreak/>
        <w:t xml:space="preserve">predictive capabilities compared to traditional weather forecasting methods by leveraging machine learning and deep learning algorithms to </w:t>
      </w:r>
      <w:proofErr w:type="spellStart"/>
      <w:r w:rsidR="007C5C50">
        <w:rPr>
          <w:b w:val="0"/>
          <w:bCs w:val="0"/>
        </w:rPr>
        <w:t>analyse</w:t>
      </w:r>
      <w:proofErr w:type="spellEnd"/>
      <w:r w:rsidRPr="00DE7D2D">
        <w:rPr>
          <w:b w:val="0"/>
          <w:bCs w:val="0"/>
        </w:rPr>
        <w:t xml:space="preserve"> multidimensional historical and real-time data. One of the key achievements will be the ability to provide early warnings for extreme events, enabling timely intervention by governmental authorities, disaster management agencies, and local communities. By predicting not only the occurrence but also the potential severity and geographic impact of these events, the system will allow for proactive measures such as evacuation planning, resource allocation, agricultural decision-making, and infrastructure protection. Additionally, the project aims to generate comprehensive insights into weather patterns and trends, which can serve as a valuable tool for researchers, policymakers, and climate scientists working to understand the underlying causes and consequences of climate-related disasters. The AI-based predictive framework is expected to be robust enough to handle large-scale, heterogeneous datasets and adaptive enough to continuously improve its accuracy with new incoming data, ensuring sustainability and long-term utility.</w:t>
      </w:r>
    </w:p>
    <w:p w14:paraId="799E830A" w14:textId="77777777" w:rsidR="00F7453C" w:rsidRPr="00DE7D2D" w:rsidRDefault="00F7453C" w:rsidP="00082F13">
      <w:pPr>
        <w:pStyle w:val="Heading2"/>
        <w:tabs>
          <w:tab w:val="left" w:pos="220"/>
        </w:tabs>
        <w:spacing w:line="250" w:lineRule="exact"/>
        <w:ind w:left="0" w:firstLine="0"/>
        <w:jc w:val="both"/>
        <w:rPr>
          <w:b w:val="0"/>
          <w:bCs w:val="0"/>
        </w:rPr>
      </w:pPr>
    </w:p>
    <w:p w14:paraId="56BC09F8" w14:textId="24DAFFF0" w:rsidR="00F7453C" w:rsidRPr="00DE7D2D" w:rsidRDefault="00F7453C" w:rsidP="00082F13">
      <w:pPr>
        <w:pStyle w:val="Heading2"/>
        <w:tabs>
          <w:tab w:val="left" w:pos="220"/>
        </w:tabs>
        <w:spacing w:line="250" w:lineRule="exact"/>
        <w:ind w:left="0" w:firstLine="0"/>
        <w:jc w:val="both"/>
        <w:rPr>
          <w:b w:val="0"/>
          <w:bCs w:val="0"/>
        </w:rPr>
      </w:pPr>
      <w:r w:rsidRPr="00DE7D2D">
        <w:rPr>
          <w:b w:val="0"/>
          <w:bCs w:val="0"/>
        </w:rPr>
        <w:t xml:space="preserve">In terms of tangible deliverables, the project will produce multiple </w:t>
      </w:r>
      <w:r w:rsidR="007C5C50">
        <w:rPr>
          <w:b w:val="0"/>
          <w:bCs w:val="0"/>
        </w:rPr>
        <w:t>artefacts</w:t>
      </w:r>
      <w:r w:rsidRPr="00DE7D2D">
        <w:rPr>
          <w:b w:val="0"/>
          <w:bCs w:val="0"/>
        </w:rPr>
        <w:t xml:space="preserve"> that contribute both to academic evaluation and practical applications. The core deliverable will be the trained AI prediction model, which incorporates temporal and spatial machine learning techniques such as LSTMs and CNNs to </w:t>
      </w:r>
      <w:proofErr w:type="spellStart"/>
      <w:r w:rsidR="007C5C50">
        <w:rPr>
          <w:b w:val="0"/>
          <w:bCs w:val="0"/>
        </w:rPr>
        <w:t>recognise</w:t>
      </w:r>
      <w:proofErr w:type="spellEnd"/>
      <w:r w:rsidRPr="00DE7D2D">
        <w:rPr>
          <w:b w:val="0"/>
          <w:bCs w:val="0"/>
        </w:rPr>
        <w:t xml:space="preserve"> complex patterns leading to extreme weather events. This model will be designed for scalability and flexibility, allowing integration with additional data sources or adaptation for different regions beyond India. Complementing the model, a web-based dashboard or application will be developed to </w:t>
      </w:r>
      <w:proofErr w:type="spellStart"/>
      <w:r w:rsidR="007C5C50">
        <w:rPr>
          <w:b w:val="0"/>
          <w:bCs w:val="0"/>
        </w:rPr>
        <w:t>visualise</w:t>
      </w:r>
      <w:proofErr w:type="spellEnd"/>
      <w:r w:rsidRPr="00DE7D2D">
        <w:rPr>
          <w:b w:val="0"/>
          <w:bCs w:val="0"/>
        </w:rPr>
        <w:t xml:space="preserve"> predictions in a user-friendly and interactive manner, displaying probability scores, predicted event severity, timelines, and geographic maps indicating affected areas. This </w:t>
      </w:r>
      <w:proofErr w:type="spellStart"/>
      <w:r w:rsidR="007C5C50">
        <w:rPr>
          <w:b w:val="0"/>
          <w:bCs w:val="0"/>
        </w:rPr>
        <w:t>visualisation</w:t>
      </w:r>
      <w:proofErr w:type="spellEnd"/>
      <w:r w:rsidRPr="00DE7D2D">
        <w:rPr>
          <w:b w:val="0"/>
          <w:bCs w:val="0"/>
        </w:rPr>
        <w:t xml:space="preserve"> tool will act as an interface between the AI system and end-users, translating raw predictions into actionable insights that can guide emergency planning and decision-making. Alongside the dashboard, a dataset repository will be prepared, consolidating cleaned, preprocessed, and structured weather data collected during the project, which can be reused for further research or model improvement. In addition, the project will include APIs to allow programmatic access to the AI model, enabling integration with external systems such as government alert platforms or mobile applications that can push real-time notifications. Comprehensive documentation will also be prepared, detailing the data pipeline, model architecture, training methodology, evaluation metrics, and deployment instructions, ensuring reproducibility and facilitating knowledge transfer to future developers or researchers.</w:t>
      </w:r>
    </w:p>
    <w:p w14:paraId="2FC49138" w14:textId="77777777" w:rsidR="00F7453C" w:rsidRPr="00DE7D2D" w:rsidRDefault="00F7453C" w:rsidP="00082F13">
      <w:pPr>
        <w:pStyle w:val="Heading2"/>
        <w:tabs>
          <w:tab w:val="left" w:pos="220"/>
        </w:tabs>
        <w:spacing w:line="250" w:lineRule="exact"/>
        <w:ind w:left="0" w:firstLine="0"/>
        <w:jc w:val="both"/>
        <w:rPr>
          <w:b w:val="0"/>
          <w:bCs w:val="0"/>
        </w:rPr>
      </w:pPr>
    </w:p>
    <w:p w14:paraId="67C142FC" w14:textId="4E94CD65" w:rsidR="00F7453C" w:rsidRPr="00DE7D2D" w:rsidRDefault="00DE7D2D" w:rsidP="00082F13">
      <w:pPr>
        <w:pStyle w:val="Heading2"/>
        <w:tabs>
          <w:tab w:val="left" w:pos="220"/>
        </w:tabs>
        <w:spacing w:line="250" w:lineRule="exact"/>
        <w:ind w:left="0" w:firstLine="0"/>
        <w:jc w:val="both"/>
        <w:rPr>
          <w:b w:val="0"/>
          <w:bCs w:val="0"/>
        </w:rPr>
      </w:pPr>
      <w:r w:rsidRPr="00DE7D2D">
        <w:rPr>
          <w:b w:val="0"/>
          <w:bCs w:val="0"/>
        </w:rPr>
        <w:t xml:space="preserve">Another expected outcome is the creation of a modular and extensible system architecture that can accommodate future enhancements such as higher-resolution data, advanced neural network architectures, or regional </w:t>
      </w:r>
      <w:proofErr w:type="spellStart"/>
      <w:r w:rsidR="007C5C50">
        <w:rPr>
          <w:b w:val="0"/>
          <w:bCs w:val="0"/>
        </w:rPr>
        <w:t>customisation</w:t>
      </w:r>
      <w:proofErr w:type="spellEnd"/>
      <w:r w:rsidRPr="00DE7D2D">
        <w:rPr>
          <w:b w:val="0"/>
          <w:bCs w:val="0"/>
        </w:rPr>
        <w:t xml:space="preserve"> for more </w:t>
      </w:r>
      <w:proofErr w:type="spellStart"/>
      <w:r w:rsidR="007C5C50">
        <w:rPr>
          <w:b w:val="0"/>
          <w:bCs w:val="0"/>
        </w:rPr>
        <w:t>localised</w:t>
      </w:r>
      <w:proofErr w:type="spellEnd"/>
      <w:r w:rsidRPr="00DE7D2D">
        <w:rPr>
          <w:b w:val="0"/>
          <w:bCs w:val="0"/>
        </w:rPr>
        <w:t xml:space="preserve"> extreme weather predictions. By separating the system into well-defined modules—data acquisition, preprocessing, feature engineering, model training, evaluation, and </w:t>
      </w:r>
      <w:proofErr w:type="spellStart"/>
      <w:r w:rsidR="007C5C50">
        <w:rPr>
          <w:b w:val="0"/>
          <w:bCs w:val="0"/>
        </w:rPr>
        <w:t>visualisation</w:t>
      </w:r>
      <w:proofErr w:type="spellEnd"/>
      <w:r w:rsidRPr="00DE7D2D">
        <w:rPr>
          <w:b w:val="0"/>
          <w:bCs w:val="0"/>
        </w:rPr>
        <w:t>—the project ensures that each component can evolve independently without disrupting the overall workflow. This modularity also makes the system maintainable over time, allowing updates to models, data sources, or user interfaces without requiring a complete redesign. Furthermore, the system is expected to support real-time or near-real-time predictions, providing critical lead time for authorities to implement preventive measures and mitigate the impacts of disasters. By achieving this, the project will not only contribute technologically by advancing AI applications in meteorology but also socially by enhancing disaster preparedness and resilience in vulnerable communities.</w:t>
      </w:r>
    </w:p>
    <w:p w14:paraId="273F7A46" w14:textId="77777777" w:rsidR="00DE7D2D" w:rsidRPr="00DE7D2D" w:rsidRDefault="00DE7D2D" w:rsidP="00082F13">
      <w:pPr>
        <w:pStyle w:val="Heading2"/>
        <w:tabs>
          <w:tab w:val="left" w:pos="220"/>
        </w:tabs>
        <w:spacing w:line="250" w:lineRule="exact"/>
        <w:ind w:left="0" w:firstLine="0"/>
        <w:jc w:val="both"/>
        <w:rPr>
          <w:b w:val="0"/>
          <w:bCs w:val="0"/>
        </w:rPr>
      </w:pPr>
    </w:p>
    <w:p w14:paraId="7D186332" w14:textId="3FB64BE5" w:rsidR="00F7453C" w:rsidRDefault="00DE7D2D" w:rsidP="00082F13">
      <w:pPr>
        <w:pStyle w:val="Heading2"/>
        <w:tabs>
          <w:tab w:val="left" w:pos="220"/>
        </w:tabs>
        <w:spacing w:line="250" w:lineRule="exact"/>
        <w:ind w:left="0" w:firstLine="0"/>
        <w:jc w:val="both"/>
        <w:rPr>
          <w:b w:val="0"/>
          <w:bCs w:val="0"/>
        </w:rPr>
      </w:pPr>
      <w:r w:rsidRPr="00DE7D2D">
        <w:rPr>
          <w:b w:val="0"/>
          <w:bCs w:val="0"/>
        </w:rPr>
        <w:t xml:space="preserve">Finally, the project aims to provide broader academic and practical contributions through its deliverables. On the academic side, the project will generate insights into the effective use of AI for extreme weather prediction, highlight the strengths and limitations of various machine learning algorithms in this domain, and identify best practices for integrating spatial and temporal data in predictive models. On the practical side, the deliverables—dashboard, APIs, model, and dataset—will serve as a ready-to-use tool for governmental agencies, researchers, and urban planners, helping them make data-driven decisions. The combination of predictive accuracy, early warning capability, interactive </w:t>
      </w:r>
      <w:proofErr w:type="spellStart"/>
      <w:r w:rsidR="007C5C50">
        <w:rPr>
          <w:b w:val="0"/>
          <w:bCs w:val="0"/>
        </w:rPr>
        <w:t>visualisation</w:t>
      </w:r>
      <w:proofErr w:type="spellEnd"/>
      <w:r w:rsidRPr="00DE7D2D">
        <w:rPr>
          <w:b w:val="0"/>
          <w:bCs w:val="0"/>
        </w:rPr>
        <w:t xml:space="preserve">, and scalable architecture will make this project a holistic contribution to both the scientific understanding of extreme </w:t>
      </w:r>
      <w:r w:rsidRPr="00DE7D2D">
        <w:rPr>
          <w:b w:val="0"/>
          <w:bCs w:val="0"/>
        </w:rPr>
        <w:lastRenderedPageBreak/>
        <w:t>weather events and the practical management of their societal impacts. Overall, the expected outcomes position the project as a significant step toward building resilient systems capable of mitigating the adverse effects of climate change and extreme meteorological phenomena.</w:t>
      </w:r>
    </w:p>
    <w:p w14:paraId="28EB8E87" w14:textId="77777777" w:rsidR="004C59A7" w:rsidRPr="00DE7D2D" w:rsidRDefault="004C59A7" w:rsidP="00DE7D2D">
      <w:pPr>
        <w:pStyle w:val="Heading2"/>
        <w:tabs>
          <w:tab w:val="left" w:pos="220"/>
        </w:tabs>
        <w:spacing w:line="250" w:lineRule="exact"/>
        <w:ind w:left="0" w:firstLine="0"/>
        <w:rPr>
          <w:b w:val="0"/>
          <w:bCs w:val="0"/>
        </w:rPr>
      </w:pPr>
    </w:p>
    <w:p w14:paraId="1668E8D4" w14:textId="4A2DDA38" w:rsidR="006F337B" w:rsidRPr="00DE7D2D" w:rsidRDefault="00160426">
      <w:pPr>
        <w:pStyle w:val="Heading2"/>
        <w:numPr>
          <w:ilvl w:val="0"/>
          <w:numId w:val="1"/>
        </w:numPr>
        <w:tabs>
          <w:tab w:val="left" w:pos="220"/>
        </w:tabs>
        <w:spacing w:before="268"/>
        <w:ind w:hanging="220"/>
      </w:pPr>
      <w:r w:rsidRPr="00DE7D2D">
        <w:t>HARDWARE</w:t>
      </w:r>
      <w:r w:rsidRPr="00DE7D2D">
        <w:rPr>
          <w:spacing w:val="-6"/>
        </w:rPr>
        <w:t xml:space="preserve"> </w:t>
      </w:r>
      <w:r w:rsidRPr="00DE7D2D">
        <w:t>&amp;</w:t>
      </w:r>
      <w:r w:rsidRPr="00DE7D2D">
        <w:rPr>
          <w:spacing w:val="-2"/>
        </w:rPr>
        <w:t xml:space="preserve"> </w:t>
      </w:r>
      <w:r w:rsidRPr="00DE7D2D">
        <w:t>SOFTWARE</w:t>
      </w:r>
      <w:r w:rsidRPr="00DE7D2D">
        <w:rPr>
          <w:spacing w:val="-7"/>
        </w:rPr>
        <w:t xml:space="preserve"> </w:t>
      </w:r>
      <w:r w:rsidRPr="00DE7D2D">
        <w:rPr>
          <w:spacing w:val="-2"/>
        </w:rPr>
        <w:t>REQUIREMENTS</w:t>
      </w:r>
    </w:p>
    <w:p w14:paraId="51B8C729" w14:textId="6D11E2B5" w:rsidR="006F337B" w:rsidRPr="00DE7D2D" w:rsidRDefault="006F337B" w:rsidP="00DE7D2D">
      <w:pPr>
        <w:tabs>
          <w:tab w:val="left" w:pos="719"/>
        </w:tabs>
        <w:spacing w:line="251" w:lineRule="exact"/>
        <w:rPr>
          <w:sz w:val="20"/>
        </w:rPr>
      </w:pPr>
    </w:p>
    <w:p w14:paraId="7031D7BD" w14:textId="1724FE4D" w:rsidR="00DE7D2D" w:rsidRPr="00DE7D2D" w:rsidRDefault="00DE7D2D" w:rsidP="00082F13">
      <w:pPr>
        <w:tabs>
          <w:tab w:val="left" w:pos="719"/>
        </w:tabs>
        <w:spacing w:line="251" w:lineRule="exact"/>
        <w:jc w:val="both"/>
        <w:rPr>
          <w:lang w:val="en-IN"/>
        </w:rPr>
      </w:pPr>
      <w:r w:rsidRPr="00DE7D2D">
        <w:rPr>
          <w:lang w:val="en-IN"/>
        </w:rPr>
        <w:t xml:space="preserve">The successful development and deployment of an AI-based extreme weather prediction system </w:t>
      </w:r>
      <w:proofErr w:type="gramStart"/>
      <w:r w:rsidR="007C5C50">
        <w:rPr>
          <w:lang w:val="en-IN"/>
        </w:rPr>
        <w:t>requires</w:t>
      </w:r>
      <w:proofErr w:type="gramEnd"/>
      <w:r w:rsidRPr="00DE7D2D">
        <w:rPr>
          <w:lang w:val="en-IN"/>
        </w:rPr>
        <w:t xml:space="preserve"> a combination of robust hardware and compatible software environments. From the hardware perspective, the system demands high-performance computing resources capable of handling large-scale meteorological datasets, running complex machine learning and deep learning algorithms, and processing satellite imagery and sensor data efficiently. A modern workstation or server with at least an </w:t>
      </w:r>
      <w:r w:rsidRPr="00DE7D2D">
        <w:rPr>
          <w:b/>
          <w:bCs/>
          <w:lang w:val="en-IN"/>
        </w:rPr>
        <w:t>Intel i7 or higher processor</w:t>
      </w:r>
      <w:r w:rsidRPr="00DE7D2D">
        <w:rPr>
          <w:lang w:val="en-IN"/>
        </w:rPr>
        <w:t xml:space="preserve"> (or AMD </w:t>
      </w:r>
      <w:proofErr w:type="spellStart"/>
      <w:r w:rsidRPr="00DE7D2D">
        <w:rPr>
          <w:lang w:val="en-IN"/>
        </w:rPr>
        <w:t>Ryzen</w:t>
      </w:r>
      <w:proofErr w:type="spellEnd"/>
      <w:r w:rsidRPr="00DE7D2D">
        <w:rPr>
          <w:lang w:val="en-IN"/>
        </w:rPr>
        <w:t xml:space="preserve"> equivalent), </w:t>
      </w:r>
      <w:r w:rsidRPr="00DE7D2D">
        <w:rPr>
          <w:b/>
          <w:bCs/>
          <w:lang w:val="en-IN"/>
        </w:rPr>
        <w:t>32 GB or more of RAM</w:t>
      </w:r>
      <w:r w:rsidRPr="00DE7D2D">
        <w:rPr>
          <w:lang w:val="en-IN"/>
        </w:rPr>
        <w:t xml:space="preserve">, and </w:t>
      </w:r>
      <w:r w:rsidRPr="00DE7D2D">
        <w:rPr>
          <w:b/>
          <w:bCs/>
          <w:lang w:val="en-IN"/>
        </w:rPr>
        <w:t>high-speed storage such as SSDs</w:t>
      </w:r>
      <w:r w:rsidRPr="00DE7D2D">
        <w:rPr>
          <w:lang w:val="en-IN"/>
        </w:rPr>
        <w:t xml:space="preserve"> is recommended to facilitate fast data loading, preprocessing, and model training. For deep learning models like CNNs and LSTMs, the inclusion of </w:t>
      </w:r>
      <w:r w:rsidRPr="00DE7D2D">
        <w:rPr>
          <w:b/>
          <w:bCs/>
          <w:lang w:val="en-IN"/>
        </w:rPr>
        <w:t>dedicated GPUs</w:t>
      </w:r>
      <w:r w:rsidRPr="00DE7D2D">
        <w:rPr>
          <w:lang w:val="en-IN"/>
        </w:rPr>
        <w:t>, such as NVIDIA RTX series or Tesla cards with substantial VRAM (at least 8–12 GB), is essential to accelerate matrix computations and neural network training. In addition to computational resources, reliable network connectivity is necessary to download large datasets from global repositories, integrate real-time sensor feeds, and access cloud-based storage or computing platforms. Backup storage solutions, including external drives or cloud storage, are also recommended to safeguard valuable data collected throughout the project lifecycle. These hardware specifications ensure that the system can efficiently manage both historical and real-time weather data without bottlenecks or interruptions.</w:t>
      </w:r>
    </w:p>
    <w:p w14:paraId="77FCAD57" w14:textId="77777777" w:rsidR="00DE7D2D" w:rsidRPr="00DE7D2D" w:rsidRDefault="00DE7D2D" w:rsidP="00082F13">
      <w:pPr>
        <w:tabs>
          <w:tab w:val="left" w:pos="719"/>
        </w:tabs>
        <w:spacing w:line="251" w:lineRule="exact"/>
        <w:jc w:val="both"/>
        <w:rPr>
          <w:lang w:val="en-IN"/>
        </w:rPr>
      </w:pPr>
    </w:p>
    <w:p w14:paraId="432E6BD7" w14:textId="71EF7BCB" w:rsidR="00DE7D2D" w:rsidRDefault="00DE7D2D" w:rsidP="00082F13">
      <w:pPr>
        <w:tabs>
          <w:tab w:val="left" w:pos="719"/>
        </w:tabs>
        <w:spacing w:line="251" w:lineRule="exact"/>
        <w:jc w:val="both"/>
        <w:rPr>
          <w:lang w:val="en-IN"/>
        </w:rPr>
      </w:pPr>
      <w:r w:rsidRPr="00DE7D2D">
        <w:rPr>
          <w:lang w:val="en-IN"/>
        </w:rPr>
        <w:t xml:space="preserve">On the software side, a variety of programming environments, frameworks, and libraries are required to implement the full functionality of the system. </w:t>
      </w:r>
      <w:r w:rsidRPr="00DE7D2D">
        <w:rPr>
          <w:b/>
          <w:bCs/>
          <w:lang w:val="en-IN"/>
        </w:rPr>
        <w:t>Python</w:t>
      </w:r>
      <w:r w:rsidRPr="00DE7D2D">
        <w:rPr>
          <w:lang w:val="en-IN"/>
        </w:rPr>
        <w:t xml:space="preserve"> is the primary programming language due to its versatility and extensive ecosystem of data science, machine learning, and </w:t>
      </w:r>
      <w:r w:rsidR="007C5C50">
        <w:rPr>
          <w:lang w:val="en-IN"/>
        </w:rPr>
        <w:t>visualisation</w:t>
      </w:r>
      <w:r w:rsidRPr="00DE7D2D">
        <w:rPr>
          <w:lang w:val="en-IN"/>
        </w:rPr>
        <w:t xml:space="preserve"> libraries. Libraries such as </w:t>
      </w:r>
      <w:r w:rsidRPr="00DE7D2D">
        <w:rPr>
          <w:b/>
          <w:bCs/>
          <w:lang w:val="en-IN"/>
        </w:rPr>
        <w:t>Pandas</w:t>
      </w:r>
      <w:r w:rsidRPr="00DE7D2D">
        <w:rPr>
          <w:lang w:val="en-IN"/>
        </w:rPr>
        <w:t xml:space="preserve"> and </w:t>
      </w:r>
      <w:r w:rsidRPr="00DE7D2D">
        <w:rPr>
          <w:b/>
          <w:bCs/>
          <w:lang w:val="en-IN"/>
        </w:rPr>
        <w:t>NumPy</w:t>
      </w:r>
      <w:r w:rsidRPr="00DE7D2D">
        <w:rPr>
          <w:lang w:val="en-IN"/>
        </w:rPr>
        <w:t xml:space="preserve"> will be used for data manipulation and numerical computation, while </w:t>
      </w:r>
      <w:r w:rsidRPr="00DE7D2D">
        <w:rPr>
          <w:b/>
          <w:bCs/>
          <w:lang w:val="en-IN"/>
        </w:rPr>
        <w:t>Matplotlib</w:t>
      </w:r>
      <w:r w:rsidRPr="00DE7D2D">
        <w:rPr>
          <w:lang w:val="en-IN"/>
        </w:rPr>
        <w:t xml:space="preserve">, </w:t>
      </w:r>
      <w:r w:rsidRPr="00DE7D2D">
        <w:rPr>
          <w:b/>
          <w:bCs/>
          <w:lang w:val="en-IN"/>
        </w:rPr>
        <w:t>Seaborn</w:t>
      </w:r>
      <w:r w:rsidRPr="00DE7D2D">
        <w:rPr>
          <w:lang w:val="en-IN"/>
        </w:rPr>
        <w:t xml:space="preserve">, and </w:t>
      </w:r>
      <w:proofErr w:type="spellStart"/>
      <w:r w:rsidRPr="00DE7D2D">
        <w:rPr>
          <w:b/>
          <w:bCs/>
          <w:lang w:val="en-IN"/>
        </w:rPr>
        <w:t>Plotly</w:t>
      </w:r>
      <w:proofErr w:type="spellEnd"/>
      <w:r w:rsidRPr="00DE7D2D">
        <w:rPr>
          <w:lang w:val="en-IN"/>
        </w:rPr>
        <w:t xml:space="preserve"> will support </w:t>
      </w:r>
      <w:r w:rsidR="007C5C50">
        <w:rPr>
          <w:lang w:val="en-IN"/>
        </w:rPr>
        <w:t>visualisation</w:t>
      </w:r>
      <w:r w:rsidRPr="00DE7D2D">
        <w:rPr>
          <w:lang w:val="en-IN"/>
        </w:rPr>
        <w:t xml:space="preserve"> of trends, anomalies, and prediction outputs. For machine learning and deep learning tasks, frameworks such as </w:t>
      </w:r>
      <w:r w:rsidRPr="00DE7D2D">
        <w:rPr>
          <w:b/>
          <w:bCs/>
          <w:lang w:val="en-IN"/>
        </w:rPr>
        <w:t>TensorFlow</w:t>
      </w:r>
      <w:r w:rsidRPr="00DE7D2D">
        <w:rPr>
          <w:lang w:val="en-IN"/>
        </w:rPr>
        <w:t xml:space="preserve"> and </w:t>
      </w:r>
      <w:proofErr w:type="spellStart"/>
      <w:r w:rsidRPr="00DE7D2D">
        <w:rPr>
          <w:b/>
          <w:bCs/>
          <w:lang w:val="en-IN"/>
        </w:rPr>
        <w:t>PyTorch</w:t>
      </w:r>
      <w:proofErr w:type="spellEnd"/>
      <w:r w:rsidRPr="00DE7D2D">
        <w:rPr>
          <w:lang w:val="en-IN"/>
        </w:rPr>
        <w:t xml:space="preserve"> will be employed to implement neural networks, whereas </w:t>
      </w:r>
      <w:r w:rsidRPr="00DE7D2D">
        <w:rPr>
          <w:b/>
          <w:bCs/>
          <w:lang w:val="en-IN"/>
        </w:rPr>
        <w:t>Scikit-learn</w:t>
      </w:r>
      <w:r w:rsidRPr="00DE7D2D">
        <w:rPr>
          <w:lang w:val="en-IN"/>
        </w:rPr>
        <w:t xml:space="preserve"> will support traditional machine learning models like random forests, gradient boosting, and support vector machines. Geospatial analysis and satellite data processing will rely on </w:t>
      </w:r>
      <w:proofErr w:type="spellStart"/>
      <w:r w:rsidRPr="00DE7D2D">
        <w:rPr>
          <w:b/>
          <w:bCs/>
          <w:lang w:val="en-IN"/>
        </w:rPr>
        <w:t>GeoPandas</w:t>
      </w:r>
      <w:proofErr w:type="spellEnd"/>
      <w:r w:rsidRPr="00DE7D2D">
        <w:rPr>
          <w:lang w:val="en-IN"/>
        </w:rPr>
        <w:t xml:space="preserve">, </w:t>
      </w:r>
      <w:proofErr w:type="spellStart"/>
      <w:r w:rsidRPr="00DE7D2D">
        <w:rPr>
          <w:b/>
          <w:bCs/>
          <w:lang w:val="en-IN"/>
        </w:rPr>
        <w:t>rasterio</w:t>
      </w:r>
      <w:proofErr w:type="spellEnd"/>
      <w:r w:rsidRPr="00DE7D2D">
        <w:rPr>
          <w:lang w:val="en-IN"/>
        </w:rPr>
        <w:t xml:space="preserve">, and </w:t>
      </w:r>
      <w:r w:rsidRPr="00DE7D2D">
        <w:rPr>
          <w:b/>
          <w:bCs/>
          <w:lang w:val="en-IN"/>
        </w:rPr>
        <w:t>GDAL</w:t>
      </w:r>
      <w:r w:rsidRPr="00DE7D2D">
        <w:rPr>
          <w:lang w:val="en-IN"/>
        </w:rPr>
        <w:t xml:space="preserve"> libraries to handle large raster datasets and extract meaningful spatial features. Integrated development environments (IDEs) such as </w:t>
      </w:r>
      <w:proofErr w:type="spellStart"/>
      <w:r w:rsidRPr="00DE7D2D">
        <w:rPr>
          <w:b/>
          <w:bCs/>
          <w:lang w:val="en-IN"/>
        </w:rPr>
        <w:t>Jupyter</w:t>
      </w:r>
      <w:proofErr w:type="spellEnd"/>
      <w:r w:rsidRPr="00DE7D2D">
        <w:rPr>
          <w:b/>
          <w:bCs/>
          <w:lang w:val="en-IN"/>
        </w:rPr>
        <w:t xml:space="preserve"> Notebook</w:t>
      </w:r>
      <w:r w:rsidRPr="00DE7D2D">
        <w:rPr>
          <w:lang w:val="en-IN"/>
        </w:rPr>
        <w:t xml:space="preserve"> or </w:t>
      </w:r>
      <w:r w:rsidRPr="00DE7D2D">
        <w:rPr>
          <w:b/>
          <w:bCs/>
          <w:lang w:val="en-IN"/>
        </w:rPr>
        <w:t>VS Code</w:t>
      </w:r>
      <w:r w:rsidRPr="00DE7D2D">
        <w:rPr>
          <w:lang w:val="en-IN"/>
        </w:rPr>
        <w:t xml:space="preserve"> will be used for code development, testing, and </w:t>
      </w:r>
      <w:r w:rsidR="007C5C50">
        <w:rPr>
          <w:lang w:val="en-IN"/>
        </w:rPr>
        <w:t>visualisation</w:t>
      </w:r>
      <w:r w:rsidRPr="00DE7D2D">
        <w:rPr>
          <w:lang w:val="en-IN"/>
        </w:rPr>
        <w:t xml:space="preserve">. Additionally, deployment will require web frameworks like </w:t>
      </w:r>
      <w:r w:rsidRPr="00DE7D2D">
        <w:rPr>
          <w:b/>
          <w:bCs/>
          <w:lang w:val="en-IN"/>
        </w:rPr>
        <w:t>Flask</w:t>
      </w:r>
      <w:r w:rsidRPr="00DE7D2D">
        <w:rPr>
          <w:lang w:val="en-IN"/>
        </w:rPr>
        <w:t xml:space="preserve"> or </w:t>
      </w:r>
      <w:r w:rsidRPr="00DE7D2D">
        <w:rPr>
          <w:b/>
          <w:bCs/>
          <w:lang w:val="en-IN"/>
        </w:rPr>
        <w:t>Django</w:t>
      </w:r>
      <w:r w:rsidRPr="00DE7D2D">
        <w:rPr>
          <w:lang w:val="en-IN"/>
        </w:rPr>
        <w:t xml:space="preserve"> for building dashboards and APIs, and cloud platforms such as </w:t>
      </w:r>
      <w:r w:rsidRPr="00DE7D2D">
        <w:rPr>
          <w:b/>
          <w:bCs/>
          <w:lang w:val="en-IN"/>
        </w:rPr>
        <w:t>AWS</w:t>
      </w:r>
      <w:r w:rsidRPr="00DE7D2D">
        <w:rPr>
          <w:lang w:val="en-IN"/>
        </w:rPr>
        <w:t xml:space="preserve">, </w:t>
      </w:r>
      <w:r w:rsidRPr="00DE7D2D">
        <w:rPr>
          <w:b/>
          <w:bCs/>
          <w:lang w:val="en-IN"/>
        </w:rPr>
        <w:t>Google Cloud</w:t>
      </w:r>
      <w:r w:rsidRPr="00DE7D2D">
        <w:rPr>
          <w:lang w:val="en-IN"/>
        </w:rPr>
        <w:t xml:space="preserve">, or </w:t>
      </w:r>
      <w:r w:rsidRPr="00DE7D2D">
        <w:rPr>
          <w:b/>
          <w:bCs/>
          <w:lang w:val="en-IN"/>
        </w:rPr>
        <w:t>Microsoft Azure</w:t>
      </w:r>
      <w:r w:rsidRPr="00DE7D2D">
        <w:rPr>
          <w:lang w:val="en-IN"/>
        </w:rPr>
        <w:t xml:space="preserve"> will provide scalable computing, storage, and deployment options. Version control systems such as </w:t>
      </w:r>
      <w:r w:rsidRPr="00DE7D2D">
        <w:rPr>
          <w:b/>
          <w:bCs/>
          <w:lang w:val="en-IN"/>
        </w:rPr>
        <w:t>Git</w:t>
      </w:r>
      <w:r w:rsidRPr="00DE7D2D">
        <w:rPr>
          <w:lang w:val="en-IN"/>
        </w:rPr>
        <w:t xml:space="preserve"> and experiment tracking tools like </w:t>
      </w:r>
      <w:proofErr w:type="spellStart"/>
      <w:r w:rsidRPr="00DE7D2D">
        <w:rPr>
          <w:b/>
          <w:bCs/>
          <w:lang w:val="en-IN"/>
        </w:rPr>
        <w:t>MLflow</w:t>
      </w:r>
      <w:proofErr w:type="spellEnd"/>
      <w:r w:rsidRPr="00DE7D2D">
        <w:rPr>
          <w:lang w:val="en-IN"/>
        </w:rPr>
        <w:t xml:space="preserve"> or </w:t>
      </w:r>
      <w:r w:rsidRPr="00DE7D2D">
        <w:rPr>
          <w:b/>
          <w:bCs/>
          <w:lang w:val="en-IN"/>
        </w:rPr>
        <w:t>DVC</w:t>
      </w:r>
      <w:r w:rsidRPr="00DE7D2D">
        <w:rPr>
          <w:lang w:val="en-IN"/>
        </w:rPr>
        <w:t xml:space="preserve"> will be crucial for maintaining reproducibility, monitoring model performance, and enabling collaborative development. This combination of hardware and software ensures that the project is capable of handling the computational demands of extreme weather prediction while remaining scalable, maintainable, and accessible for practical use.</w:t>
      </w:r>
    </w:p>
    <w:p w14:paraId="59E5126B" w14:textId="77777777" w:rsidR="004C59A7" w:rsidRDefault="004C59A7" w:rsidP="00DE7D2D">
      <w:pPr>
        <w:tabs>
          <w:tab w:val="left" w:pos="719"/>
        </w:tabs>
        <w:spacing w:line="251" w:lineRule="exact"/>
        <w:rPr>
          <w:lang w:val="en-IN"/>
        </w:rPr>
      </w:pPr>
    </w:p>
    <w:p w14:paraId="54D7B895" w14:textId="77777777" w:rsidR="0044148B" w:rsidRDefault="0044148B" w:rsidP="00DE7D2D">
      <w:pPr>
        <w:tabs>
          <w:tab w:val="left" w:pos="719"/>
        </w:tabs>
        <w:spacing w:line="251" w:lineRule="exact"/>
        <w:rPr>
          <w:lang w:val="en-IN"/>
        </w:rPr>
      </w:pPr>
    </w:p>
    <w:p w14:paraId="58A243F8" w14:textId="02EC22A4" w:rsidR="0044148B" w:rsidRPr="0044148B" w:rsidRDefault="0044148B" w:rsidP="0044148B">
      <w:pPr>
        <w:pStyle w:val="ListParagraph"/>
        <w:numPr>
          <w:ilvl w:val="0"/>
          <w:numId w:val="1"/>
        </w:numPr>
        <w:tabs>
          <w:tab w:val="left" w:pos="719"/>
        </w:tabs>
        <w:spacing w:line="251" w:lineRule="exact"/>
        <w:ind w:left="284" w:hanging="283"/>
        <w:rPr>
          <w:b/>
          <w:bCs/>
          <w:lang w:val="en-IN"/>
        </w:rPr>
      </w:pPr>
      <w:r>
        <w:rPr>
          <w:b/>
          <w:bCs/>
        </w:rPr>
        <w:t xml:space="preserve">  </w:t>
      </w:r>
      <w:r w:rsidR="00160426" w:rsidRPr="0044148B">
        <w:rPr>
          <w:b/>
          <w:bCs/>
        </w:rPr>
        <w:t>APPLICATIONS / USE CASES</w:t>
      </w:r>
    </w:p>
    <w:p w14:paraId="4C9F26F9" w14:textId="77777777" w:rsidR="0044148B" w:rsidRDefault="0044148B" w:rsidP="00DE7D2D">
      <w:pPr>
        <w:tabs>
          <w:tab w:val="left" w:pos="719"/>
        </w:tabs>
        <w:spacing w:line="251" w:lineRule="exact"/>
        <w:rPr>
          <w:lang w:val="en-IN"/>
        </w:rPr>
      </w:pPr>
    </w:p>
    <w:p w14:paraId="2596ADEA" w14:textId="3CADF459" w:rsidR="0044148B" w:rsidRPr="0044148B" w:rsidRDefault="0044148B" w:rsidP="00082F13">
      <w:pPr>
        <w:tabs>
          <w:tab w:val="left" w:pos="719"/>
        </w:tabs>
        <w:spacing w:line="251" w:lineRule="exact"/>
        <w:jc w:val="both"/>
        <w:rPr>
          <w:lang w:val="en-IN"/>
        </w:rPr>
      </w:pPr>
      <w:r w:rsidRPr="0044148B">
        <w:rPr>
          <w:lang w:val="en-IN"/>
        </w:rPr>
        <w:t xml:space="preserve">The AI-based extreme weather prediction system developed through this project has a wide range of </w:t>
      </w:r>
      <w:r w:rsidRPr="0044148B">
        <w:rPr>
          <w:b/>
          <w:bCs/>
          <w:lang w:val="en-IN"/>
        </w:rPr>
        <w:t>real-world applications</w:t>
      </w:r>
      <w:r w:rsidRPr="0044148B">
        <w:rPr>
          <w:lang w:val="en-IN"/>
        </w:rPr>
        <w:t xml:space="preserve"> that extend across governmental, societal, and industrial domains. One of the primary applications is in </w:t>
      </w:r>
      <w:r w:rsidRPr="0044148B">
        <w:rPr>
          <w:b/>
          <w:bCs/>
          <w:lang w:val="en-IN"/>
        </w:rPr>
        <w:t>disaster management and early warning systems</w:t>
      </w:r>
      <w:r w:rsidRPr="0044148B">
        <w:rPr>
          <w:lang w:val="en-IN"/>
        </w:rPr>
        <w:t xml:space="preserve">. Accurate and timely predictions of floods, cyclones, heatwaves, and droughts can enable authorities to take preventive measures well before the event occurs. For instance, in the case of floods or cyclones, emergency services can </w:t>
      </w:r>
      <w:r w:rsidR="007C5C50">
        <w:rPr>
          <w:lang w:val="en-IN"/>
        </w:rPr>
        <w:t>organise</w:t>
      </w:r>
      <w:r w:rsidRPr="0044148B">
        <w:rPr>
          <w:lang w:val="en-IN"/>
        </w:rPr>
        <w:t xml:space="preserve"> evacuations, allocate resources such as food, water, and medical supplies, and strengthen vulnerable </w:t>
      </w:r>
      <w:r w:rsidRPr="0044148B">
        <w:rPr>
          <w:lang w:val="en-IN"/>
        </w:rPr>
        <w:lastRenderedPageBreak/>
        <w:t xml:space="preserve">infrastructure like bridges, dams, and levees. Similarly, heatwave predictions can guide public health interventions, such as establishing cooling </w:t>
      </w:r>
      <w:r w:rsidR="007C5C50">
        <w:rPr>
          <w:lang w:val="en-IN"/>
        </w:rPr>
        <w:t>centres</w:t>
      </w:r>
      <w:r w:rsidRPr="0044148B">
        <w:rPr>
          <w:lang w:val="en-IN"/>
        </w:rPr>
        <w:t xml:space="preserve">, issuing advisories for vulnerable populations, and planning the deployment of medical personnel. By providing location-specific predictions and severity levels, the system can help reduce the loss of life, property damage, and economic disruption associated with extreme weather events. Furthermore, the system’s ability to provide probabilistic forecasts allows decision-makers to evaluate the risk and act accordingly, balancing preparedness with efficient resource </w:t>
      </w:r>
      <w:r w:rsidR="007C5C50">
        <w:rPr>
          <w:lang w:val="en-IN"/>
        </w:rPr>
        <w:t>utilisation</w:t>
      </w:r>
      <w:r w:rsidRPr="0044148B">
        <w:rPr>
          <w:lang w:val="en-IN"/>
        </w:rPr>
        <w:t>. This application highlights the societal value of the project, positioning it as a critical tool in climate resilience and disaster mitigation strategies.</w:t>
      </w:r>
    </w:p>
    <w:p w14:paraId="7C26B2FD" w14:textId="48210ABD" w:rsidR="0044148B" w:rsidRDefault="0044148B" w:rsidP="00082F13">
      <w:pPr>
        <w:tabs>
          <w:tab w:val="left" w:pos="719"/>
        </w:tabs>
        <w:spacing w:line="251" w:lineRule="exact"/>
        <w:jc w:val="both"/>
        <w:rPr>
          <w:lang w:val="en-IN"/>
        </w:rPr>
      </w:pPr>
      <w:r w:rsidRPr="0044148B">
        <w:rPr>
          <w:lang w:val="en-IN"/>
        </w:rPr>
        <w:t xml:space="preserve">Beyond disaster management, the system has important applications in </w:t>
      </w:r>
      <w:r w:rsidRPr="0044148B">
        <w:rPr>
          <w:b/>
          <w:bCs/>
          <w:lang w:val="en-IN"/>
        </w:rPr>
        <w:t>agriculture, urban planning, and infrastructure development</w:t>
      </w:r>
      <w:r w:rsidRPr="0044148B">
        <w:rPr>
          <w:lang w:val="en-IN"/>
        </w:rPr>
        <w:t xml:space="preserve">. In agriculture, extreme weather events like droughts, unseasonal rainfall, or heatwaves can drastically affect crop yield, irrigation planning, and pest management. By integrating predictive insights into agricultural planning, farmers can adjust planting schedules, irrigation strategies, and resource allocation to </w:t>
      </w:r>
      <w:r w:rsidR="007C5C50">
        <w:rPr>
          <w:lang w:val="en-IN"/>
        </w:rPr>
        <w:t>minimise</w:t>
      </w:r>
      <w:r w:rsidRPr="0044148B">
        <w:rPr>
          <w:lang w:val="en-IN"/>
        </w:rPr>
        <w:t xml:space="preserve"> losses and </w:t>
      </w:r>
      <w:r w:rsidR="007C5C50">
        <w:rPr>
          <w:lang w:val="en-IN"/>
        </w:rPr>
        <w:t>optimise</w:t>
      </w:r>
      <w:r w:rsidRPr="0044148B">
        <w:rPr>
          <w:lang w:val="en-IN"/>
        </w:rPr>
        <w:t xml:space="preserve"> productivity. Urban planners and local governments can also use the system to design cities and infrastructure that are resilient to climate-related risks. For example, flood-prone areas can be mapped and reinforced, drainage systems can be upgraded in anticipation of heavy rainfall, and energy supply grids can be adjusted to handle peak loads during heatwaves. Industries such as insurance and logistics can leverage the predictive outputs to assess risk exposure, plan supply chain contingencies, and </w:t>
      </w:r>
      <w:r w:rsidR="007C5C50">
        <w:rPr>
          <w:lang w:val="en-IN"/>
        </w:rPr>
        <w:t>optimise</w:t>
      </w:r>
      <w:r w:rsidRPr="0044148B">
        <w:rPr>
          <w:lang w:val="en-IN"/>
        </w:rPr>
        <w:t xml:space="preserve"> insurance coverage for weather-related damages. Additionally, the system can support research initiatives in climate science, environmental engineering, and renewable energy planning by providing historical trends, predictive simulations, and scenario analyses for various climatic conditions. Collectively, these use cases demonstrate that the project is not limited to academic or technical outcomes but has tangible, practical applications across multiple sectors, offering societal, economic, and environmental benefits while enhancing overall preparedness for the increasing impact of extreme weather events.</w:t>
      </w:r>
    </w:p>
    <w:p w14:paraId="625F70DF" w14:textId="77777777" w:rsidR="004C59A7" w:rsidRDefault="004C59A7" w:rsidP="00082F13">
      <w:pPr>
        <w:tabs>
          <w:tab w:val="left" w:pos="719"/>
        </w:tabs>
        <w:spacing w:line="251" w:lineRule="exact"/>
        <w:jc w:val="both"/>
        <w:rPr>
          <w:lang w:val="en-IN"/>
        </w:rPr>
      </w:pPr>
    </w:p>
    <w:p w14:paraId="3682BD2D" w14:textId="77777777" w:rsidR="009A4414" w:rsidRPr="009A4414" w:rsidRDefault="009A4414" w:rsidP="009A4414">
      <w:pPr>
        <w:tabs>
          <w:tab w:val="left" w:pos="719"/>
        </w:tabs>
        <w:spacing w:line="251" w:lineRule="exact"/>
        <w:rPr>
          <w:lang w:val="en-IN"/>
        </w:rPr>
      </w:pPr>
    </w:p>
    <w:p w14:paraId="3E19D50C" w14:textId="59D892A9" w:rsidR="009A4414" w:rsidRPr="006C0456" w:rsidRDefault="00160426" w:rsidP="009A4414">
      <w:pPr>
        <w:pStyle w:val="Heading2"/>
        <w:numPr>
          <w:ilvl w:val="0"/>
          <w:numId w:val="1"/>
        </w:numPr>
        <w:tabs>
          <w:tab w:val="left" w:pos="330"/>
        </w:tabs>
        <w:spacing w:before="1" w:line="250" w:lineRule="exact"/>
        <w:ind w:left="330" w:hanging="330"/>
      </w:pPr>
      <w:r w:rsidRPr="006C0456">
        <w:t>FUTURE</w:t>
      </w:r>
      <w:r w:rsidRPr="006C0456">
        <w:rPr>
          <w:spacing w:val="-2"/>
        </w:rPr>
        <w:t xml:space="preserve"> </w:t>
      </w:r>
      <w:r w:rsidRPr="006C0456">
        <w:t>SCOPE</w:t>
      </w:r>
      <w:r w:rsidRPr="006C0456">
        <w:rPr>
          <w:spacing w:val="-2"/>
        </w:rPr>
        <w:t xml:space="preserve"> </w:t>
      </w:r>
      <w:r w:rsidRPr="006C0456">
        <w:t>/</w:t>
      </w:r>
      <w:r w:rsidRPr="006C0456">
        <w:rPr>
          <w:spacing w:val="-2"/>
        </w:rPr>
        <w:t xml:space="preserve"> ENHANCEMENTS</w:t>
      </w:r>
    </w:p>
    <w:p w14:paraId="5725FE6A" w14:textId="1EAFEEA1" w:rsidR="009A4414" w:rsidRPr="006C0456" w:rsidRDefault="009A4414" w:rsidP="00082F13">
      <w:pPr>
        <w:pStyle w:val="NormalWeb"/>
        <w:jc w:val="both"/>
        <w:rPr>
          <w:sz w:val="22"/>
          <w:szCs w:val="22"/>
        </w:rPr>
      </w:pPr>
      <w:r w:rsidRPr="006C0456">
        <w:rPr>
          <w:sz w:val="22"/>
          <w:szCs w:val="22"/>
        </w:rPr>
        <w:t xml:space="preserve">The future scope of the AI-based extreme weather prediction system is vast, offering multiple opportunities for improvement, expansion, and real-world impact. One of the primary avenues for enhancement is the </w:t>
      </w:r>
      <w:r w:rsidRPr="006C0456">
        <w:rPr>
          <w:rStyle w:val="Strong"/>
          <w:sz w:val="22"/>
          <w:szCs w:val="22"/>
        </w:rPr>
        <w:t>integration of additional data sources and higher-resolution datasets</w:t>
      </w:r>
      <w:r w:rsidRPr="006C0456">
        <w:rPr>
          <w:sz w:val="22"/>
          <w:szCs w:val="22"/>
        </w:rPr>
        <w:t xml:space="preserve">. Currently, the system relies on historical weather records, satellite imagery, and sensor networks, which provide a solid foundation for predictions. However, incorporating finer-grained data such as high-resolution climate models, hyperlocal IoT sensor data, real-time traffic and urban heat maps, and oceanographic measurements could dramatically improve the spatial and temporal accuracy of predictions. For example, microclimate variations in urban areas or </w:t>
      </w:r>
      <w:r w:rsidR="007C5C50" w:rsidRPr="006C0456">
        <w:rPr>
          <w:sz w:val="22"/>
          <w:szCs w:val="22"/>
        </w:rPr>
        <w:t>localised</w:t>
      </w:r>
      <w:r w:rsidRPr="006C0456">
        <w:rPr>
          <w:sz w:val="22"/>
          <w:szCs w:val="22"/>
        </w:rPr>
        <w:t xml:space="preserve"> rainfall patterns could be better captured, enabling more precise warnings for small communities or city districts. Additionally, integrating social media feeds, crowd-sourced weather observations, and environmental IoT devices could provide supplementary real-time information that allows the system to detect sudden anomalies more quickly and refine predictions on the fly. Such enhancements would transform the system from a regionally focused predictive tool into a comprehensive, hyperlocal, and adaptive forecasting platform capable of addressing increasingly complex climatic scenarios.</w:t>
      </w:r>
    </w:p>
    <w:p w14:paraId="679E0531" w14:textId="5BB5D95E" w:rsidR="009A4414" w:rsidRPr="006C0456" w:rsidRDefault="009A4414" w:rsidP="00082F13">
      <w:pPr>
        <w:pStyle w:val="NormalWeb"/>
        <w:ind w:left="-1"/>
        <w:jc w:val="both"/>
        <w:rPr>
          <w:sz w:val="22"/>
          <w:szCs w:val="22"/>
        </w:rPr>
      </w:pPr>
      <w:r w:rsidRPr="006C0456">
        <w:rPr>
          <w:sz w:val="22"/>
          <w:szCs w:val="22"/>
        </w:rPr>
        <w:t xml:space="preserve">Another significant avenue for future enhancement lies in the </w:t>
      </w:r>
      <w:r w:rsidRPr="006C0456">
        <w:rPr>
          <w:rStyle w:val="Strong"/>
          <w:sz w:val="22"/>
          <w:szCs w:val="22"/>
        </w:rPr>
        <w:t xml:space="preserve">use of advanced machine learning and hybrid </w:t>
      </w:r>
      <w:r w:rsidR="007C5C50" w:rsidRPr="006C0456">
        <w:rPr>
          <w:rStyle w:val="Strong"/>
          <w:sz w:val="22"/>
          <w:szCs w:val="22"/>
        </w:rPr>
        <w:t>modelling</w:t>
      </w:r>
      <w:r w:rsidRPr="006C0456">
        <w:rPr>
          <w:rStyle w:val="Strong"/>
          <w:sz w:val="22"/>
          <w:szCs w:val="22"/>
        </w:rPr>
        <w:t xml:space="preserve"> techniques</w:t>
      </w:r>
      <w:r w:rsidRPr="006C0456">
        <w:rPr>
          <w:sz w:val="22"/>
          <w:szCs w:val="22"/>
        </w:rPr>
        <w:t xml:space="preserve">. While the current system employs deep learning algorithms such as LSTMs and CNNs alongside traditional machine learning models, future versions could explore emerging AI architectures like transformer-based models, attention mechanisms, and graph neural networks, which have shown exceptional performance in capturing complex spatial-temporal dependencies in other domains. Ensemble learning and multi-model fusion techniques could also be implemented to combine predictions from multiple algorithms, reducing uncertainty and improving reliability, especially for rare </w:t>
      </w:r>
      <w:r w:rsidRPr="006C0456">
        <w:rPr>
          <w:sz w:val="22"/>
          <w:szCs w:val="22"/>
        </w:rPr>
        <w:lastRenderedPageBreak/>
        <w:t xml:space="preserve">and extreme weather events. Moreover, continuous learning or online learning approaches could be integrated so that the system adapts dynamically as new data streams in, maintaining predictive accuracy even as climate patterns evolve due to global warming or other environmental changes. By incorporating these cutting-edge AI techniques, the system can evolve into a more intelligent, </w:t>
      </w:r>
      <w:r w:rsidR="007C5C50" w:rsidRPr="006C0456">
        <w:rPr>
          <w:sz w:val="22"/>
          <w:szCs w:val="22"/>
        </w:rPr>
        <w:t>self-optimising</w:t>
      </w:r>
      <w:r w:rsidRPr="006C0456">
        <w:rPr>
          <w:sz w:val="22"/>
          <w:szCs w:val="22"/>
        </w:rPr>
        <w:t xml:space="preserve"> predictive framework capable of providing robust early warnings even under highly volatile conditions.</w:t>
      </w:r>
    </w:p>
    <w:p w14:paraId="78BA2139" w14:textId="56014B16" w:rsidR="009A4414" w:rsidRPr="006C0456" w:rsidRDefault="009A4414" w:rsidP="00082F13">
      <w:pPr>
        <w:pStyle w:val="NormalWeb"/>
        <w:ind w:left="-1"/>
        <w:jc w:val="both"/>
        <w:rPr>
          <w:sz w:val="22"/>
          <w:szCs w:val="22"/>
        </w:rPr>
      </w:pPr>
      <w:r w:rsidRPr="006C0456">
        <w:rPr>
          <w:sz w:val="22"/>
          <w:szCs w:val="22"/>
        </w:rPr>
        <w:t xml:space="preserve">The </w:t>
      </w:r>
      <w:r w:rsidRPr="006C0456">
        <w:rPr>
          <w:rStyle w:val="Strong"/>
          <w:sz w:val="22"/>
          <w:szCs w:val="22"/>
        </w:rPr>
        <w:t>expansion into multi-platform deployment and accessibility</w:t>
      </w:r>
      <w:r w:rsidRPr="006C0456">
        <w:rPr>
          <w:sz w:val="22"/>
          <w:szCs w:val="22"/>
        </w:rPr>
        <w:t xml:space="preserve"> represents another key opportunity for future scope. Currently, the system may be designed as a web-based dashboard or cloud-hosted model, but it can be further enhanced by developing mobile applications, API-based integrations, and regional </w:t>
      </w:r>
      <w:r w:rsidR="007C5C50" w:rsidRPr="006C0456">
        <w:rPr>
          <w:sz w:val="22"/>
          <w:szCs w:val="22"/>
        </w:rPr>
        <w:t>command-centre</w:t>
      </w:r>
      <w:r w:rsidRPr="006C0456">
        <w:rPr>
          <w:sz w:val="22"/>
          <w:szCs w:val="22"/>
        </w:rPr>
        <w:t xml:space="preserve"> interfaces for disaster management authorities. Mobile applications could provide location-specific notifications, interactive </w:t>
      </w:r>
      <w:r w:rsidR="007C5C50" w:rsidRPr="006C0456">
        <w:rPr>
          <w:sz w:val="22"/>
          <w:szCs w:val="22"/>
        </w:rPr>
        <w:t>visualisation</w:t>
      </w:r>
      <w:r w:rsidRPr="006C0456">
        <w:rPr>
          <w:sz w:val="22"/>
          <w:szCs w:val="22"/>
        </w:rPr>
        <w:t xml:space="preserve"> of predicted events, and real-time updates, making the system accessible to local communities and first responders. API-based integrations could allow other government or private platforms, such as municipal disaster management systems, agricultural planning tools, and insurance risk assessment software, to directly consume predictions and integrate them into operational workflows. Additionally, multilingual interfaces and region-specific dashboards could be developed to ensure accessibility for users across different states or countries, addressing the diverse linguistic and technical needs of end-users. Such accessibility enhancements would not only broaden the reach of the system but also </w:t>
      </w:r>
      <w:r w:rsidR="00CE2881" w:rsidRPr="006C0456">
        <w:rPr>
          <w:sz w:val="22"/>
          <w:szCs w:val="22"/>
        </w:rPr>
        <w:t>maximise</w:t>
      </w:r>
      <w:r w:rsidRPr="006C0456">
        <w:rPr>
          <w:sz w:val="22"/>
          <w:szCs w:val="22"/>
        </w:rPr>
        <w:t xml:space="preserve"> its practical utility in real-life decision-making and disaster preparedness.</w:t>
      </w:r>
    </w:p>
    <w:p w14:paraId="7F718EE7" w14:textId="2CE65F28" w:rsidR="006C0456" w:rsidRDefault="009A4414" w:rsidP="006C0456">
      <w:pPr>
        <w:pStyle w:val="NormalWeb"/>
        <w:ind w:left="-1"/>
        <w:jc w:val="both"/>
        <w:rPr>
          <w:sz w:val="22"/>
          <w:szCs w:val="22"/>
        </w:rPr>
      </w:pPr>
      <w:r w:rsidRPr="006C0456">
        <w:rPr>
          <w:sz w:val="22"/>
          <w:szCs w:val="22"/>
        </w:rPr>
        <w:t xml:space="preserve">Finally, the future scope also includes </w:t>
      </w:r>
      <w:r w:rsidRPr="006C0456">
        <w:rPr>
          <w:rStyle w:val="Strong"/>
          <w:sz w:val="22"/>
          <w:szCs w:val="22"/>
        </w:rPr>
        <w:t>research-oriented and predictive analytics extensions</w:t>
      </w:r>
      <w:r w:rsidRPr="006C0456">
        <w:rPr>
          <w:sz w:val="22"/>
          <w:szCs w:val="22"/>
        </w:rPr>
        <w:t xml:space="preserve">. The system could be expanded to provide scenario simulations, risk assessment maps, and predictive impact analysis, helping policymakers, urban planners, and climate scientists evaluate the consequences of extreme events under different assumptions. For instance, the model could simulate the impact of consecutive heatwaves on agriculture, urban energy demand, or public health, providing actionable insights for long-term planning. The dataset and model could also be extended to include multi-event prediction, integrating floods, cyclones, and droughts into a unified system capable of holistic climate risk management. Additionally, the system could be linked with global climate change models to study the evolution of extreme events over the coming decades, offering predictive insights not only for immediate disaster management but also for long-term adaptation strategies. Overall, the future scope ensures that this project is not limited to a static application but has the potential to evolve into a </w:t>
      </w:r>
      <w:r w:rsidRPr="006C0456">
        <w:rPr>
          <w:rStyle w:val="Strong"/>
          <w:sz w:val="22"/>
          <w:szCs w:val="22"/>
        </w:rPr>
        <w:t>dynamic, scalable, and highly impactful climate intelligence platform</w:t>
      </w:r>
      <w:r w:rsidRPr="006C0456">
        <w:rPr>
          <w:sz w:val="22"/>
          <w:szCs w:val="22"/>
        </w:rPr>
        <w:t>, contributing both technologically and socially to</w:t>
      </w:r>
      <w:r w:rsidR="00082F13" w:rsidRPr="006C0456">
        <w:rPr>
          <w:sz w:val="22"/>
          <w:szCs w:val="22"/>
        </w:rPr>
        <w:t xml:space="preserve"> </w:t>
      </w:r>
      <w:r w:rsidRPr="006C0456">
        <w:rPr>
          <w:sz w:val="22"/>
          <w:szCs w:val="22"/>
        </w:rPr>
        <w:t>building resilient and prepared communities.</w:t>
      </w:r>
    </w:p>
    <w:p w14:paraId="6E27954F" w14:textId="77777777" w:rsidR="006C0456" w:rsidRPr="006C0456" w:rsidRDefault="006C0456" w:rsidP="00A54751">
      <w:pPr>
        <w:pStyle w:val="NormalWeb"/>
        <w:spacing w:before="0" w:beforeAutospacing="0" w:after="0" w:afterAutospacing="0"/>
        <w:ind w:left="-1"/>
        <w:jc w:val="both"/>
        <w:rPr>
          <w:sz w:val="22"/>
          <w:szCs w:val="22"/>
        </w:rPr>
      </w:pPr>
    </w:p>
    <w:p w14:paraId="5BC007BF" w14:textId="2A9EF5A9" w:rsidR="006F337B" w:rsidRPr="009A4414" w:rsidRDefault="00160426">
      <w:pPr>
        <w:pStyle w:val="Heading2"/>
        <w:numPr>
          <w:ilvl w:val="0"/>
          <w:numId w:val="1"/>
        </w:numPr>
        <w:tabs>
          <w:tab w:val="left" w:pos="330"/>
        </w:tabs>
        <w:ind w:left="330" w:hanging="330"/>
      </w:pPr>
      <w:r w:rsidRPr="009A4414">
        <w:rPr>
          <w:spacing w:val="-2"/>
        </w:rPr>
        <w:t>REFERENCES</w:t>
      </w:r>
    </w:p>
    <w:p w14:paraId="70F61861" w14:textId="4C6805C6" w:rsidR="006F337B" w:rsidRDefault="006F337B" w:rsidP="009A4414">
      <w:pPr>
        <w:tabs>
          <w:tab w:val="left" w:pos="719"/>
        </w:tabs>
        <w:spacing w:line="251" w:lineRule="exact"/>
        <w:rPr>
          <w:sz w:val="20"/>
        </w:rPr>
      </w:pPr>
    </w:p>
    <w:p w14:paraId="12DC3437" w14:textId="636A0AE7"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Smith, J., Brown, L., &amp; Wang, H. (2018). </w:t>
      </w:r>
      <w:r w:rsidRPr="009A4414">
        <w:rPr>
          <w:i/>
          <w:iCs/>
          <w:sz w:val="20"/>
          <w:lang w:val="en-IN"/>
        </w:rPr>
        <w:t>Machine learning approaches for rainfall prediction in coastal regions</w:t>
      </w:r>
      <w:r w:rsidRPr="009A4414">
        <w:rPr>
          <w:sz w:val="20"/>
          <w:lang w:val="en-IN"/>
        </w:rPr>
        <w:t>. Journal of Meteorological Research, 45(3), 210–225.</w:t>
      </w:r>
    </w:p>
    <w:p w14:paraId="16D02F66" w14:textId="3EF815B9" w:rsidR="009A4414" w:rsidRDefault="00910B96" w:rsidP="00A54751">
      <w:pPr>
        <w:tabs>
          <w:tab w:val="left" w:pos="719"/>
        </w:tabs>
        <w:spacing w:line="251" w:lineRule="exact"/>
        <w:ind w:left="426"/>
        <w:jc w:val="both"/>
        <w:rPr>
          <w:sz w:val="20"/>
          <w:lang w:val="en-IN"/>
        </w:rPr>
      </w:pPr>
      <w:r>
        <w:rPr>
          <w:sz w:val="20"/>
          <w:lang w:val="en-IN"/>
        </w:rPr>
        <w:t xml:space="preserve">       </w:t>
      </w:r>
      <w:hyperlink r:id="rId11" w:history="1">
        <w:r w:rsidRPr="006C0456">
          <w:rPr>
            <w:rStyle w:val="Hyperlink"/>
            <w:sz w:val="20"/>
            <w:lang w:val="en-IN"/>
          </w:rPr>
          <w:t>https://www.ijrti.org/papers/IJRTI2502018.pdf</w:t>
        </w:r>
      </w:hyperlink>
    </w:p>
    <w:p w14:paraId="510C901D" w14:textId="77777777" w:rsidR="009A4414" w:rsidRDefault="009A4414" w:rsidP="00A54751">
      <w:pPr>
        <w:tabs>
          <w:tab w:val="left" w:pos="719"/>
        </w:tabs>
        <w:spacing w:line="251" w:lineRule="exact"/>
        <w:ind w:left="426"/>
        <w:jc w:val="both"/>
        <w:rPr>
          <w:sz w:val="20"/>
          <w:lang w:val="en-IN"/>
        </w:rPr>
      </w:pPr>
    </w:p>
    <w:p w14:paraId="034249F9" w14:textId="77777777" w:rsidR="007A60D5" w:rsidRPr="009A4414" w:rsidRDefault="007A60D5" w:rsidP="00A54751">
      <w:pPr>
        <w:tabs>
          <w:tab w:val="left" w:pos="719"/>
        </w:tabs>
        <w:spacing w:line="251" w:lineRule="exact"/>
        <w:ind w:left="426"/>
        <w:jc w:val="both"/>
        <w:rPr>
          <w:sz w:val="20"/>
          <w:lang w:val="en-IN"/>
        </w:rPr>
      </w:pPr>
    </w:p>
    <w:p w14:paraId="24CBEF75" w14:textId="513C3A46"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Zhang, Y., &amp; Li, P. (2019). </w:t>
      </w:r>
      <w:r w:rsidRPr="009A4414">
        <w:rPr>
          <w:i/>
          <w:iCs/>
          <w:sz w:val="20"/>
          <w:lang w:val="en-IN"/>
        </w:rPr>
        <w:t>Deep learning for cyclone trajectory prediction using convolutional neural networks</w:t>
      </w:r>
      <w:r w:rsidRPr="009A4414">
        <w:rPr>
          <w:sz w:val="20"/>
          <w:lang w:val="en-IN"/>
        </w:rPr>
        <w:t>. Atmospheric Science Letters, 20(7), e922.</w:t>
      </w:r>
    </w:p>
    <w:p w14:paraId="596BD218" w14:textId="22BF3C33" w:rsidR="009A4414" w:rsidRDefault="00910B96" w:rsidP="00A54751">
      <w:pPr>
        <w:pStyle w:val="ListParagraph"/>
        <w:tabs>
          <w:tab w:val="left" w:pos="719"/>
        </w:tabs>
        <w:spacing w:line="251" w:lineRule="exact"/>
        <w:ind w:left="426" w:firstLine="0"/>
        <w:jc w:val="both"/>
        <w:rPr>
          <w:sz w:val="20"/>
          <w:lang w:val="en-IN"/>
        </w:rPr>
      </w:pPr>
      <w:hyperlink r:id="rId12" w:history="1">
        <w:r w:rsidRPr="006C0456">
          <w:rPr>
            <w:rStyle w:val="Hyperlink"/>
            <w:sz w:val="20"/>
            <w:lang w:val="en-IN"/>
          </w:rPr>
          <w:t>https://pmc.ncbi.nlm.nih.gov/articles/PMC7931887/</w:t>
        </w:r>
      </w:hyperlink>
    </w:p>
    <w:p w14:paraId="51A1A74C" w14:textId="77777777" w:rsidR="009A4414" w:rsidRDefault="009A4414" w:rsidP="00A54751">
      <w:pPr>
        <w:tabs>
          <w:tab w:val="left" w:pos="719"/>
        </w:tabs>
        <w:spacing w:line="251" w:lineRule="exact"/>
        <w:ind w:left="426"/>
        <w:jc w:val="both"/>
        <w:rPr>
          <w:sz w:val="20"/>
          <w:lang w:val="en-IN"/>
        </w:rPr>
      </w:pPr>
    </w:p>
    <w:p w14:paraId="60D79250" w14:textId="77777777" w:rsidR="007A60D5" w:rsidRPr="00910B96" w:rsidRDefault="007A60D5" w:rsidP="00A54751">
      <w:pPr>
        <w:tabs>
          <w:tab w:val="left" w:pos="719"/>
        </w:tabs>
        <w:spacing w:line="251" w:lineRule="exact"/>
        <w:ind w:left="426"/>
        <w:jc w:val="both"/>
        <w:rPr>
          <w:sz w:val="20"/>
          <w:lang w:val="en-IN"/>
        </w:rPr>
      </w:pPr>
    </w:p>
    <w:p w14:paraId="3EAE2E4D" w14:textId="3306E03F"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Kumar, R., Singh, A., &amp; Patel, S. (2020). </w:t>
      </w:r>
      <w:r w:rsidRPr="009A4414">
        <w:rPr>
          <w:i/>
          <w:iCs/>
          <w:sz w:val="20"/>
          <w:lang w:val="en-IN"/>
        </w:rPr>
        <w:t>Flood prediction using random forest algorithms with river discharge and rainfall data</w:t>
      </w:r>
      <w:r w:rsidRPr="009A4414">
        <w:rPr>
          <w:sz w:val="20"/>
          <w:lang w:val="en-IN"/>
        </w:rPr>
        <w:t>. International Journal of Hydrology Science, 12(4), 145–162.</w:t>
      </w:r>
    </w:p>
    <w:p w14:paraId="14C9DA1C" w14:textId="407A5EEF" w:rsidR="009A4414" w:rsidRDefault="00910B96" w:rsidP="00A54751">
      <w:pPr>
        <w:pStyle w:val="ListParagraph"/>
        <w:tabs>
          <w:tab w:val="left" w:pos="719"/>
        </w:tabs>
        <w:spacing w:line="251" w:lineRule="exact"/>
        <w:ind w:left="426" w:firstLine="0"/>
        <w:jc w:val="both"/>
        <w:rPr>
          <w:sz w:val="20"/>
          <w:lang w:val="en-IN"/>
        </w:rPr>
      </w:pPr>
      <w:hyperlink r:id="rId13" w:history="1">
        <w:r w:rsidRPr="006C0456">
          <w:rPr>
            <w:rStyle w:val="Hyperlink"/>
            <w:sz w:val="20"/>
            <w:lang w:val="en-IN"/>
          </w:rPr>
          <w:t>https://papers.ssrn.com/sol3/Delivery.cfm/e6366465-7975-45a2-b87f-97e482c41fd8-</w:t>
        </w:r>
        <w:r w:rsidRPr="006C0456">
          <w:rPr>
            <w:rStyle w:val="Hyperlink"/>
            <w:sz w:val="20"/>
            <w:lang w:val="en-IN"/>
          </w:rPr>
          <w:lastRenderedPageBreak/>
          <w:t>MECA.pdf?abstractid=5463461&amp;mirid=1</w:t>
        </w:r>
      </w:hyperlink>
    </w:p>
    <w:p w14:paraId="5C900CA9" w14:textId="77777777" w:rsidR="009A4414" w:rsidRDefault="009A4414" w:rsidP="00A54751">
      <w:pPr>
        <w:tabs>
          <w:tab w:val="left" w:pos="719"/>
        </w:tabs>
        <w:spacing w:line="251" w:lineRule="exact"/>
        <w:ind w:left="426"/>
        <w:jc w:val="both"/>
        <w:rPr>
          <w:sz w:val="20"/>
          <w:lang w:val="en-IN"/>
        </w:rPr>
      </w:pPr>
    </w:p>
    <w:p w14:paraId="43E4AE7C" w14:textId="77777777" w:rsidR="007A60D5" w:rsidRPr="00910B96" w:rsidRDefault="007A60D5" w:rsidP="00A54751">
      <w:pPr>
        <w:tabs>
          <w:tab w:val="left" w:pos="719"/>
        </w:tabs>
        <w:spacing w:line="251" w:lineRule="exact"/>
        <w:ind w:left="426"/>
        <w:jc w:val="both"/>
        <w:rPr>
          <w:sz w:val="20"/>
          <w:lang w:val="en-IN"/>
        </w:rPr>
      </w:pPr>
    </w:p>
    <w:p w14:paraId="3B330ECC" w14:textId="050434E9"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Hernandez, M., &amp; Torres, J. (2017). </w:t>
      </w:r>
      <w:r w:rsidRPr="009A4414">
        <w:rPr>
          <w:i/>
          <w:iCs/>
          <w:sz w:val="20"/>
          <w:lang w:val="en-IN"/>
        </w:rPr>
        <w:t>Support vector machine-based heatwave forecasting</w:t>
      </w:r>
      <w:r w:rsidRPr="009A4414">
        <w:rPr>
          <w:sz w:val="20"/>
          <w:lang w:val="en-IN"/>
        </w:rPr>
        <w:t>. Climate Dynamics, 48(5–6), 1723–1738.</w:t>
      </w:r>
    </w:p>
    <w:p w14:paraId="1C809581" w14:textId="51E7E0F1" w:rsidR="009A4414" w:rsidRDefault="00910B96" w:rsidP="00A54751">
      <w:pPr>
        <w:pStyle w:val="ListParagraph"/>
        <w:tabs>
          <w:tab w:val="left" w:pos="719"/>
        </w:tabs>
        <w:spacing w:line="251" w:lineRule="exact"/>
        <w:ind w:left="426" w:firstLine="0"/>
        <w:jc w:val="both"/>
        <w:rPr>
          <w:sz w:val="20"/>
          <w:lang w:val="en-IN"/>
        </w:rPr>
      </w:pPr>
      <w:hyperlink r:id="rId14" w:history="1">
        <w:r w:rsidRPr="006C0456">
          <w:rPr>
            <w:rStyle w:val="Hyperlink"/>
            <w:sz w:val="20"/>
            <w:lang w:val="en-IN"/>
          </w:rPr>
          <w:t>https://ceres.larc.nasa.gov/documents/publications/pdfs/CERES_pubs_1993-present.pdf</w:t>
        </w:r>
      </w:hyperlink>
    </w:p>
    <w:p w14:paraId="1052FA4E" w14:textId="77777777" w:rsidR="009A4414" w:rsidRDefault="009A4414" w:rsidP="00A54751">
      <w:pPr>
        <w:tabs>
          <w:tab w:val="left" w:pos="719"/>
        </w:tabs>
        <w:spacing w:line="251" w:lineRule="exact"/>
        <w:ind w:left="426"/>
        <w:jc w:val="both"/>
        <w:rPr>
          <w:sz w:val="20"/>
          <w:lang w:val="en-IN"/>
        </w:rPr>
      </w:pPr>
    </w:p>
    <w:p w14:paraId="11FF4C06" w14:textId="77777777" w:rsidR="007A60D5" w:rsidRPr="00910B96" w:rsidRDefault="007A60D5" w:rsidP="00A54751">
      <w:pPr>
        <w:tabs>
          <w:tab w:val="left" w:pos="719"/>
        </w:tabs>
        <w:spacing w:line="251" w:lineRule="exact"/>
        <w:ind w:left="426"/>
        <w:jc w:val="both"/>
        <w:rPr>
          <w:sz w:val="20"/>
          <w:lang w:val="en-IN"/>
        </w:rPr>
      </w:pPr>
    </w:p>
    <w:p w14:paraId="30CB853F" w14:textId="451EB6E9"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Patel, R., &amp; Desai, K. (2020). </w:t>
      </w:r>
      <w:r w:rsidRPr="009A4414">
        <w:rPr>
          <w:i/>
          <w:iCs/>
          <w:sz w:val="20"/>
          <w:lang w:val="en-IN"/>
        </w:rPr>
        <w:t>AI framework for regional drought prediction using neural networks and clustering</w:t>
      </w:r>
      <w:r w:rsidRPr="009A4414">
        <w:rPr>
          <w:sz w:val="20"/>
          <w:lang w:val="en-IN"/>
        </w:rPr>
        <w:t xml:space="preserve">. Environmental </w:t>
      </w:r>
      <w:r w:rsidR="007A60D5">
        <w:rPr>
          <w:sz w:val="20"/>
          <w:lang w:val="en-IN"/>
        </w:rPr>
        <w:t>Modelling</w:t>
      </w:r>
      <w:r w:rsidRPr="009A4414">
        <w:rPr>
          <w:sz w:val="20"/>
          <w:lang w:val="en-IN"/>
        </w:rPr>
        <w:t xml:space="preserve"> &amp; Software, 130, 104728.</w:t>
      </w:r>
    </w:p>
    <w:p w14:paraId="2A474BB0" w14:textId="5FCC7289" w:rsidR="009A4414" w:rsidRDefault="00910B96" w:rsidP="00A54751">
      <w:pPr>
        <w:pStyle w:val="ListParagraph"/>
        <w:tabs>
          <w:tab w:val="left" w:pos="719"/>
        </w:tabs>
        <w:spacing w:line="251" w:lineRule="exact"/>
        <w:ind w:left="426" w:firstLine="0"/>
        <w:jc w:val="both"/>
        <w:rPr>
          <w:sz w:val="20"/>
          <w:lang w:val="en-IN"/>
        </w:rPr>
      </w:pPr>
      <w:hyperlink r:id="rId15" w:history="1">
        <w:r w:rsidRPr="006C0456">
          <w:rPr>
            <w:rStyle w:val="Hyperlink"/>
            <w:sz w:val="20"/>
            <w:lang w:val="en-IN"/>
          </w:rPr>
          <w:t>https://www.researchgate.net/publication/245287369_Regional_Drought_Analysis_Based_on_Neural_Networks</w:t>
        </w:r>
      </w:hyperlink>
    </w:p>
    <w:p w14:paraId="7F4C584B" w14:textId="77777777" w:rsidR="009A4414" w:rsidRDefault="009A4414" w:rsidP="00A54751">
      <w:pPr>
        <w:tabs>
          <w:tab w:val="left" w:pos="719"/>
        </w:tabs>
        <w:spacing w:line="251" w:lineRule="exact"/>
        <w:ind w:left="426"/>
        <w:jc w:val="both"/>
        <w:rPr>
          <w:sz w:val="20"/>
          <w:lang w:val="en-IN"/>
        </w:rPr>
      </w:pPr>
    </w:p>
    <w:p w14:paraId="5A8F7CFC" w14:textId="77777777" w:rsidR="007A60D5" w:rsidRPr="00910B96" w:rsidRDefault="007A60D5" w:rsidP="00A54751">
      <w:pPr>
        <w:tabs>
          <w:tab w:val="left" w:pos="719"/>
        </w:tabs>
        <w:spacing w:line="251" w:lineRule="exact"/>
        <w:ind w:left="426"/>
        <w:jc w:val="both"/>
        <w:rPr>
          <w:sz w:val="20"/>
          <w:lang w:val="en-IN"/>
        </w:rPr>
      </w:pPr>
    </w:p>
    <w:p w14:paraId="0AC39343" w14:textId="687CBFFB"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Wang, X., Liu, Q., &amp; Chen, D. (2019). </w:t>
      </w:r>
      <w:r w:rsidRPr="009A4414">
        <w:rPr>
          <w:i/>
          <w:iCs/>
          <w:sz w:val="20"/>
          <w:lang w:val="en-IN"/>
        </w:rPr>
        <w:t>Ensemble learning for typhoon intensity prediction: A comparative study</w:t>
      </w:r>
      <w:r w:rsidRPr="009A4414">
        <w:rPr>
          <w:sz w:val="20"/>
          <w:lang w:val="en-IN"/>
        </w:rPr>
        <w:t>. Journal of Atmospheric and Oceanic Technology, 36(12), 2345–2360.</w:t>
      </w:r>
    </w:p>
    <w:p w14:paraId="047E878B" w14:textId="0045E60D" w:rsidR="009A4414" w:rsidRDefault="007A60D5" w:rsidP="00A54751">
      <w:pPr>
        <w:pStyle w:val="ListParagraph"/>
        <w:tabs>
          <w:tab w:val="left" w:pos="719"/>
        </w:tabs>
        <w:spacing w:line="251" w:lineRule="exact"/>
        <w:ind w:left="426" w:firstLine="0"/>
        <w:jc w:val="both"/>
        <w:rPr>
          <w:sz w:val="20"/>
          <w:lang w:val="en-IN"/>
        </w:rPr>
      </w:pPr>
      <w:hyperlink r:id="rId16" w:history="1">
        <w:r w:rsidRPr="006C0456">
          <w:rPr>
            <w:rStyle w:val="Hyperlink"/>
            <w:sz w:val="20"/>
            <w:lang w:val="en-IN"/>
          </w:rPr>
          <w:t>https://www.mdpi.com/2073-4433/13/3/473</w:t>
        </w:r>
      </w:hyperlink>
    </w:p>
    <w:p w14:paraId="313ED8CA" w14:textId="77777777" w:rsidR="009A4414" w:rsidRDefault="009A4414" w:rsidP="00A54751">
      <w:pPr>
        <w:tabs>
          <w:tab w:val="left" w:pos="719"/>
        </w:tabs>
        <w:spacing w:line="251" w:lineRule="exact"/>
        <w:ind w:left="426"/>
        <w:jc w:val="both"/>
        <w:rPr>
          <w:sz w:val="20"/>
          <w:lang w:val="en-IN"/>
        </w:rPr>
      </w:pPr>
    </w:p>
    <w:p w14:paraId="10DDE027" w14:textId="77777777" w:rsidR="007A60D5" w:rsidRPr="007A60D5" w:rsidRDefault="007A60D5" w:rsidP="00A54751">
      <w:pPr>
        <w:tabs>
          <w:tab w:val="left" w:pos="719"/>
        </w:tabs>
        <w:spacing w:line="251" w:lineRule="exact"/>
        <w:ind w:left="426"/>
        <w:jc w:val="both"/>
        <w:rPr>
          <w:sz w:val="20"/>
          <w:lang w:val="en-IN"/>
        </w:rPr>
      </w:pPr>
    </w:p>
    <w:p w14:paraId="0BF52EDC" w14:textId="2CEACB33"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Singh, A., &amp; Reddy, V. (2021). </w:t>
      </w:r>
      <w:r w:rsidRPr="009A4414">
        <w:rPr>
          <w:i/>
          <w:iCs/>
          <w:sz w:val="20"/>
          <w:lang w:val="en-IN"/>
        </w:rPr>
        <w:t>Hybrid LSTM and CNN model for rainfall prediction in India</w:t>
      </w:r>
      <w:r w:rsidRPr="009A4414">
        <w:rPr>
          <w:sz w:val="20"/>
          <w:lang w:val="en-IN"/>
        </w:rPr>
        <w:t>. Advances in Meteorology, 2021, Article ID 889234.</w:t>
      </w:r>
    </w:p>
    <w:p w14:paraId="140A46D8" w14:textId="5313DDA5" w:rsidR="009A4414" w:rsidRDefault="007A60D5" w:rsidP="00A54751">
      <w:pPr>
        <w:pStyle w:val="ListParagraph"/>
        <w:tabs>
          <w:tab w:val="left" w:pos="719"/>
        </w:tabs>
        <w:spacing w:line="251" w:lineRule="exact"/>
        <w:ind w:left="426" w:firstLine="0"/>
        <w:jc w:val="both"/>
        <w:rPr>
          <w:sz w:val="20"/>
          <w:lang w:val="en-IN"/>
        </w:rPr>
      </w:pPr>
      <w:hyperlink r:id="rId17" w:history="1">
        <w:r w:rsidRPr="006C0456">
          <w:rPr>
            <w:rStyle w:val="Hyperlink"/>
            <w:sz w:val="20"/>
            <w:lang w:val="en-IN"/>
          </w:rPr>
          <w:t>http://www.jatit.org/volumes/Vol100No22/2Vol100No22.pdf</w:t>
        </w:r>
      </w:hyperlink>
    </w:p>
    <w:p w14:paraId="2CFCE61D" w14:textId="77777777" w:rsidR="009A4414" w:rsidRDefault="009A4414" w:rsidP="00A54751">
      <w:pPr>
        <w:tabs>
          <w:tab w:val="left" w:pos="719"/>
        </w:tabs>
        <w:spacing w:line="251" w:lineRule="exact"/>
        <w:ind w:left="426"/>
        <w:jc w:val="both"/>
        <w:rPr>
          <w:sz w:val="20"/>
          <w:lang w:val="en-IN"/>
        </w:rPr>
      </w:pPr>
    </w:p>
    <w:p w14:paraId="5E4CA849" w14:textId="77777777" w:rsidR="007A60D5" w:rsidRPr="007A60D5" w:rsidRDefault="007A60D5" w:rsidP="00A54751">
      <w:pPr>
        <w:tabs>
          <w:tab w:val="left" w:pos="719"/>
        </w:tabs>
        <w:spacing w:line="251" w:lineRule="exact"/>
        <w:ind w:left="426"/>
        <w:jc w:val="both"/>
        <w:rPr>
          <w:sz w:val="20"/>
          <w:lang w:val="en-IN"/>
        </w:rPr>
      </w:pPr>
    </w:p>
    <w:p w14:paraId="58136644" w14:textId="75436178"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Lee, H., Kim, S., &amp; Park, J. (2018). </w:t>
      </w:r>
      <w:r w:rsidRPr="009A4414">
        <w:rPr>
          <w:i/>
          <w:iCs/>
          <w:sz w:val="20"/>
          <w:lang w:val="en-IN"/>
        </w:rPr>
        <w:t xml:space="preserve">Reinforcement learning for flood warning system </w:t>
      </w:r>
      <w:r w:rsidR="007A60D5">
        <w:rPr>
          <w:i/>
          <w:iCs/>
          <w:sz w:val="20"/>
          <w:lang w:val="en-IN"/>
        </w:rPr>
        <w:t>optimisation</w:t>
      </w:r>
      <w:r w:rsidRPr="009A4414">
        <w:rPr>
          <w:sz w:val="20"/>
          <w:lang w:val="en-IN"/>
        </w:rPr>
        <w:t>. Expert Systems with Applications, 105, 1–12.</w:t>
      </w:r>
    </w:p>
    <w:p w14:paraId="1BE9454E" w14:textId="1E134DD5" w:rsidR="009A4414" w:rsidRDefault="007A60D5" w:rsidP="00A54751">
      <w:pPr>
        <w:pStyle w:val="ListParagraph"/>
        <w:tabs>
          <w:tab w:val="left" w:pos="719"/>
        </w:tabs>
        <w:spacing w:line="251" w:lineRule="exact"/>
        <w:ind w:left="426" w:firstLine="0"/>
        <w:jc w:val="both"/>
        <w:rPr>
          <w:sz w:val="20"/>
          <w:lang w:val="en-IN"/>
        </w:rPr>
      </w:pPr>
      <w:hyperlink r:id="rId18" w:history="1">
        <w:r w:rsidRPr="006C0456">
          <w:rPr>
            <w:rStyle w:val="Hyperlink"/>
            <w:sz w:val="20"/>
            <w:lang w:val="en-IN"/>
          </w:rPr>
          <w:t>https://hess.copernicus.org/preprints/hess-2022-83/hess-2022-83-manuscript-version4.pdf</w:t>
        </w:r>
      </w:hyperlink>
    </w:p>
    <w:p w14:paraId="31A0C0E7" w14:textId="77777777" w:rsidR="009A4414" w:rsidRDefault="009A4414" w:rsidP="00A54751">
      <w:pPr>
        <w:pStyle w:val="ListParagraph"/>
        <w:tabs>
          <w:tab w:val="left" w:pos="719"/>
        </w:tabs>
        <w:spacing w:line="251" w:lineRule="exact"/>
        <w:ind w:left="426" w:firstLine="0"/>
        <w:jc w:val="both"/>
        <w:rPr>
          <w:sz w:val="20"/>
          <w:lang w:val="en-IN"/>
        </w:rPr>
      </w:pPr>
    </w:p>
    <w:p w14:paraId="6CCC565A" w14:textId="77777777" w:rsidR="009A4414" w:rsidRPr="009A4414" w:rsidRDefault="009A4414" w:rsidP="00A54751">
      <w:pPr>
        <w:pStyle w:val="ListParagraph"/>
        <w:tabs>
          <w:tab w:val="left" w:pos="719"/>
        </w:tabs>
        <w:spacing w:line="251" w:lineRule="exact"/>
        <w:ind w:left="426" w:firstLine="0"/>
        <w:jc w:val="both"/>
        <w:rPr>
          <w:sz w:val="20"/>
          <w:lang w:val="en-IN"/>
        </w:rPr>
      </w:pPr>
    </w:p>
    <w:p w14:paraId="7B472F51" w14:textId="37829977"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Oliveira, F., &amp; Souza, T. (2020). </w:t>
      </w:r>
      <w:r w:rsidRPr="009A4414">
        <w:rPr>
          <w:i/>
          <w:iCs/>
          <w:sz w:val="20"/>
          <w:lang w:val="en-IN"/>
        </w:rPr>
        <w:t>Machine learning-based heatwave intensity prediction in urban environments</w:t>
      </w:r>
      <w:r w:rsidRPr="009A4414">
        <w:rPr>
          <w:sz w:val="20"/>
          <w:lang w:val="en-IN"/>
        </w:rPr>
        <w:t>. Sustainable Cities and Society, 55, 102032.</w:t>
      </w:r>
    </w:p>
    <w:p w14:paraId="5257EFFE" w14:textId="10FB5C78" w:rsidR="009A4414" w:rsidRDefault="007A60D5" w:rsidP="00A54751">
      <w:pPr>
        <w:pStyle w:val="ListParagraph"/>
        <w:tabs>
          <w:tab w:val="left" w:pos="719"/>
        </w:tabs>
        <w:spacing w:line="251" w:lineRule="exact"/>
        <w:ind w:left="426" w:firstLine="0"/>
        <w:jc w:val="both"/>
        <w:rPr>
          <w:sz w:val="20"/>
          <w:lang w:val="en-IN"/>
        </w:rPr>
      </w:pPr>
      <w:hyperlink r:id="rId19" w:history="1">
        <w:r w:rsidRPr="006C0456">
          <w:rPr>
            <w:rStyle w:val="Hyperlink"/>
            <w:sz w:val="20"/>
            <w:lang w:val="en-IN"/>
          </w:rPr>
          <w:t>https://go.whoi.edu/harrness-2024-2034</w:t>
        </w:r>
      </w:hyperlink>
    </w:p>
    <w:p w14:paraId="70DABB69" w14:textId="77777777" w:rsidR="009A4414" w:rsidRDefault="009A4414" w:rsidP="00A54751">
      <w:pPr>
        <w:pStyle w:val="ListParagraph"/>
        <w:tabs>
          <w:tab w:val="left" w:pos="719"/>
        </w:tabs>
        <w:spacing w:line="251" w:lineRule="exact"/>
        <w:ind w:left="426" w:firstLine="0"/>
        <w:jc w:val="both"/>
        <w:rPr>
          <w:sz w:val="20"/>
          <w:lang w:val="en-IN"/>
        </w:rPr>
      </w:pPr>
    </w:p>
    <w:p w14:paraId="50C63A8D" w14:textId="77777777" w:rsidR="009A4414" w:rsidRPr="009A4414" w:rsidRDefault="009A4414" w:rsidP="00A54751">
      <w:pPr>
        <w:pStyle w:val="ListParagraph"/>
        <w:tabs>
          <w:tab w:val="left" w:pos="719"/>
        </w:tabs>
        <w:spacing w:line="251" w:lineRule="exact"/>
        <w:ind w:left="426" w:firstLine="0"/>
        <w:jc w:val="both"/>
        <w:rPr>
          <w:sz w:val="20"/>
          <w:lang w:val="en-IN"/>
        </w:rPr>
      </w:pPr>
    </w:p>
    <w:p w14:paraId="74EF36DA" w14:textId="3A897068"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Gupta, P., &amp; Verma, N. (2021). </w:t>
      </w:r>
      <w:r w:rsidRPr="009A4414">
        <w:rPr>
          <w:i/>
          <w:iCs/>
          <w:sz w:val="20"/>
          <w:lang w:val="en-IN"/>
        </w:rPr>
        <w:t>Cyclone impact prediction using hybrid AI and statistical models</w:t>
      </w:r>
      <w:r w:rsidRPr="009A4414">
        <w:rPr>
          <w:sz w:val="20"/>
          <w:lang w:val="en-IN"/>
        </w:rPr>
        <w:t>. Natural Hazards, 107(3), 2131–2150.</w:t>
      </w:r>
    </w:p>
    <w:p w14:paraId="0BAED588" w14:textId="1EAA769B" w:rsidR="009A4414" w:rsidRDefault="007A60D5" w:rsidP="00A54751">
      <w:pPr>
        <w:pStyle w:val="ListParagraph"/>
        <w:tabs>
          <w:tab w:val="left" w:pos="719"/>
        </w:tabs>
        <w:spacing w:line="251" w:lineRule="exact"/>
        <w:ind w:left="426" w:firstLine="0"/>
        <w:jc w:val="both"/>
        <w:rPr>
          <w:sz w:val="20"/>
          <w:lang w:val="en-IN"/>
        </w:rPr>
      </w:pPr>
      <w:hyperlink r:id="rId20" w:history="1">
        <w:r w:rsidRPr="006C0456">
          <w:rPr>
            <w:rStyle w:val="Hyperlink"/>
            <w:sz w:val="20"/>
            <w:lang w:val="en-IN"/>
          </w:rPr>
          <w:t>https://www.cse.lehigh.edu/~brian/pubs/2020/natural_hazards/applications-of-AI-for-disaster-management.pdf</w:t>
        </w:r>
      </w:hyperlink>
    </w:p>
    <w:p w14:paraId="0AB6C502" w14:textId="77777777" w:rsidR="009A4414" w:rsidRDefault="009A4414" w:rsidP="00A54751">
      <w:pPr>
        <w:pStyle w:val="ListParagraph"/>
        <w:tabs>
          <w:tab w:val="left" w:pos="719"/>
        </w:tabs>
        <w:spacing w:line="251" w:lineRule="exact"/>
        <w:ind w:left="426" w:firstLine="0"/>
        <w:jc w:val="both"/>
        <w:rPr>
          <w:sz w:val="20"/>
          <w:lang w:val="en-IN"/>
        </w:rPr>
      </w:pPr>
    </w:p>
    <w:p w14:paraId="31F89B78" w14:textId="77777777" w:rsidR="009A4414" w:rsidRPr="009A4414" w:rsidRDefault="009A4414" w:rsidP="00A54751">
      <w:pPr>
        <w:pStyle w:val="ListParagraph"/>
        <w:tabs>
          <w:tab w:val="left" w:pos="719"/>
        </w:tabs>
        <w:spacing w:line="251" w:lineRule="exact"/>
        <w:ind w:left="426" w:firstLine="0"/>
        <w:jc w:val="both"/>
        <w:rPr>
          <w:sz w:val="20"/>
          <w:lang w:val="en-IN"/>
        </w:rPr>
      </w:pPr>
    </w:p>
    <w:p w14:paraId="18182FED" w14:textId="78993F13"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Chen, L., Huang, Y., &amp; Zhang, Q. (2019). </w:t>
      </w:r>
      <w:r w:rsidRPr="009A4414">
        <w:rPr>
          <w:i/>
          <w:iCs/>
          <w:sz w:val="20"/>
          <w:lang w:val="en-IN"/>
        </w:rPr>
        <w:t xml:space="preserve">Neural network-based rainfall-runoff </w:t>
      </w:r>
      <w:r w:rsidR="007A60D5">
        <w:rPr>
          <w:i/>
          <w:iCs/>
          <w:sz w:val="20"/>
          <w:lang w:val="en-IN"/>
        </w:rPr>
        <w:t>modelling</w:t>
      </w:r>
      <w:r w:rsidRPr="009A4414">
        <w:rPr>
          <w:i/>
          <w:iCs/>
          <w:sz w:val="20"/>
          <w:lang w:val="en-IN"/>
        </w:rPr>
        <w:t xml:space="preserve"> for flash flood prediction</w:t>
      </w:r>
      <w:r w:rsidRPr="009A4414">
        <w:rPr>
          <w:sz w:val="20"/>
          <w:lang w:val="en-IN"/>
        </w:rPr>
        <w:t>. Water Resources Management, 33(14), 4867–4883.</w:t>
      </w:r>
    </w:p>
    <w:p w14:paraId="706AD7B7" w14:textId="675B743D" w:rsidR="009A4414" w:rsidRDefault="007A60D5" w:rsidP="00A54751">
      <w:pPr>
        <w:pStyle w:val="ListParagraph"/>
        <w:tabs>
          <w:tab w:val="left" w:pos="719"/>
        </w:tabs>
        <w:spacing w:line="251" w:lineRule="exact"/>
        <w:ind w:left="426" w:firstLine="0"/>
        <w:jc w:val="both"/>
        <w:rPr>
          <w:sz w:val="20"/>
          <w:lang w:val="en-IN"/>
        </w:rPr>
      </w:pPr>
      <w:hyperlink r:id="rId21" w:history="1">
        <w:r w:rsidRPr="006C0456">
          <w:rPr>
            <w:rStyle w:val="Hyperlink"/>
            <w:sz w:val="20"/>
            <w:lang w:val="en-IN"/>
          </w:rPr>
          <w:t>https://www.mdpi.com/2073-4441/17/9/1283</w:t>
        </w:r>
      </w:hyperlink>
    </w:p>
    <w:p w14:paraId="04570EF4" w14:textId="77777777" w:rsidR="009A4414" w:rsidRDefault="009A4414" w:rsidP="00A54751">
      <w:pPr>
        <w:pStyle w:val="ListParagraph"/>
        <w:tabs>
          <w:tab w:val="left" w:pos="719"/>
        </w:tabs>
        <w:spacing w:line="251" w:lineRule="exact"/>
        <w:ind w:left="426" w:firstLine="0"/>
        <w:jc w:val="both"/>
        <w:rPr>
          <w:sz w:val="20"/>
          <w:lang w:val="en-IN"/>
        </w:rPr>
      </w:pPr>
    </w:p>
    <w:p w14:paraId="68E7C34A" w14:textId="77777777" w:rsidR="009A4414" w:rsidRPr="009A4414" w:rsidRDefault="009A4414" w:rsidP="00A54751">
      <w:pPr>
        <w:pStyle w:val="ListParagraph"/>
        <w:tabs>
          <w:tab w:val="left" w:pos="719"/>
        </w:tabs>
        <w:spacing w:line="251" w:lineRule="exact"/>
        <w:ind w:left="426" w:firstLine="0"/>
        <w:jc w:val="both"/>
        <w:rPr>
          <w:sz w:val="20"/>
          <w:lang w:val="en-IN"/>
        </w:rPr>
      </w:pPr>
    </w:p>
    <w:p w14:paraId="72F34BC5" w14:textId="6B284328"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Ramesh, K., &amp; Balakrishnan, S. (2020). </w:t>
      </w:r>
      <w:r w:rsidRPr="009A4414">
        <w:rPr>
          <w:i/>
          <w:iCs/>
          <w:sz w:val="20"/>
          <w:lang w:val="en-IN"/>
        </w:rPr>
        <w:t>Time-series AI methods for drought forecasting in semi-arid regions</w:t>
      </w:r>
      <w:r w:rsidRPr="009A4414">
        <w:rPr>
          <w:sz w:val="20"/>
          <w:lang w:val="en-IN"/>
        </w:rPr>
        <w:t>. Journal of Hydrology: Regional Studies, 29, 100677.</w:t>
      </w:r>
    </w:p>
    <w:p w14:paraId="775E2AE2" w14:textId="512CAA0F" w:rsidR="009A4414" w:rsidRDefault="007A60D5" w:rsidP="00A54751">
      <w:pPr>
        <w:pStyle w:val="ListParagraph"/>
        <w:tabs>
          <w:tab w:val="left" w:pos="719"/>
        </w:tabs>
        <w:spacing w:line="251" w:lineRule="exact"/>
        <w:ind w:left="426" w:firstLine="0"/>
        <w:jc w:val="both"/>
        <w:rPr>
          <w:sz w:val="20"/>
          <w:lang w:val="en-IN"/>
        </w:rPr>
      </w:pPr>
      <w:hyperlink r:id="rId22" w:history="1">
        <w:r w:rsidRPr="006C0456">
          <w:rPr>
            <w:rStyle w:val="Hyperlink"/>
            <w:sz w:val="20"/>
            <w:lang w:val="en-IN"/>
          </w:rPr>
          <w:t>https://ouci.dntb.gov.ua/en/works/73wOrKR7/</w:t>
        </w:r>
      </w:hyperlink>
    </w:p>
    <w:p w14:paraId="03324B9A" w14:textId="77777777" w:rsidR="009A4414" w:rsidRDefault="009A4414" w:rsidP="00A54751">
      <w:pPr>
        <w:pStyle w:val="ListParagraph"/>
        <w:tabs>
          <w:tab w:val="left" w:pos="719"/>
        </w:tabs>
        <w:spacing w:line="251" w:lineRule="exact"/>
        <w:ind w:left="426" w:firstLine="0"/>
        <w:jc w:val="both"/>
        <w:rPr>
          <w:sz w:val="20"/>
          <w:lang w:val="en-IN"/>
        </w:rPr>
      </w:pPr>
    </w:p>
    <w:p w14:paraId="60A1A1F9" w14:textId="77777777" w:rsidR="009A4414" w:rsidRPr="009A4414" w:rsidRDefault="009A4414" w:rsidP="00A54751">
      <w:pPr>
        <w:pStyle w:val="ListParagraph"/>
        <w:tabs>
          <w:tab w:val="left" w:pos="719"/>
        </w:tabs>
        <w:spacing w:line="251" w:lineRule="exact"/>
        <w:ind w:left="426" w:firstLine="0"/>
        <w:jc w:val="both"/>
        <w:rPr>
          <w:sz w:val="20"/>
          <w:lang w:val="en-IN"/>
        </w:rPr>
      </w:pPr>
    </w:p>
    <w:p w14:paraId="7AAEB900" w14:textId="38D26352"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Johnson, R., &amp; Miller, T. (2018). </w:t>
      </w:r>
      <w:r w:rsidR="00CE2881">
        <w:rPr>
          <w:sz w:val="20"/>
          <w:lang w:val="en-IN"/>
        </w:rPr>
        <w:t xml:space="preserve">An </w:t>
      </w:r>
      <w:r w:rsidRPr="009A4414">
        <w:rPr>
          <w:i/>
          <w:iCs/>
          <w:sz w:val="20"/>
          <w:lang w:val="en-IN"/>
        </w:rPr>
        <w:t>AI-based extreme weather early warning system integrating satellite and sensor data</w:t>
      </w:r>
      <w:r w:rsidRPr="009A4414">
        <w:rPr>
          <w:sz w:val="20"/>
          <w:lang w:val="en-IN"/>
        </w:rPr>
        <w:t>. Remote Sensing, 10(6), 912.</w:t>
      </w:r>
    </w:p>
    <w:p w14:paraId="452E8848" w14:textId="58AA574C" w:rsidR="009A4414" w:rsidRDefault="003F1A93" w:rsidP="00A54751">
      <w:pPr>
        <w:pStyle w:val="ListParagraph"/>
        <w:tabs>
          <w:tab w:val="left" w:pos="719"/>
        </w:tabs>
        <w:spacing w:line="251" w:lineRule="exact"/>
        <w:ind w:left="426" w:firstLine="0"/>
        <w:jc w:val="both"/>
        <w:rPr>
          <w:sz w:val="20"/>
          <w:lang w:val="en-IN"/>
        </w:rPr>
      </w:pPr>
      <w:hyperlink r:id="rId23" w:history="1">
        <w:r w:rsidRPr="006C0456">
          <w:rPr>
            <w:rStyle w:val="Hyperlink"/>
            <w:sz w:val="20"/>
            <w:lang w:val="en-IN"/>
          </w:rPr>
          <w:t>https://ijsret.com/papers-2024/IJSRET_V10_issue2_339.pdf</w:t>
        </w:r>
      </w:hyperlink>
    </w:p>
    <w:p w14:paraId="1BA687E3" w14:textId="77777777" w:rsidR="009A4414" w:rsidRDefault="009A4414" w:rsidP="00A54751">
      <w:pPr>
        <w:pStyle w:val="ListParagraph"/>
        <w:tabs>
          <w:tab w:val="left" w:pos="719"/>
        </w:tabs>
        <w:spacing w:line="251" w:lineRule="exact"/>
        <w:ind w:left="426" w:firstLine="0"/>
        <w:jc w:val="both"/>
        <w:rPr>
          <w:sz w:val="20"/>
          <w:lang w:val="en-IN"/>
        </w:rPr>
      </w:pPr>
    </w:p>
    <w:p w14:paraId="4A14D0DA" w14:textId="77777777" w:rsidR="009A4414" w:rsidRPr="009A4414" w:rsidRDefault="009A4414" w:rsidP="00A54751">
      <w:pPr>
        <w:pStyle w:val="ListParagraph"/>
        <w:tabs>
          <w:tab w:val="left" w:pos="719"/>
        </w:tabs>
        <w:spacing w:line="251" w:lineRule="exact"/>
        <w:ind w:left="426" w:firstLine="0"/>
        <w:jc w:val="both"/>
        <w:rPr>
          <w:sz w:val="20"/>
          <w:lang w:val="en-IN"/>
        </w:rPr>
      </w:pPr>
    </w:p>
    <w:p w14:paraId="1BFC3FB2" w14:textId="1A83FB42"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Sharma, V., Kumar, D., &amp; Singh, R. (2021). </w:t>
      </w:r>
      <w:r w:rsidRPr="009A4414">
        <w:rPr>
          <w:i/>
          <w:iCs/>
          <w:sz w:val="20"/>
          <w:lang w:val="en-IN"/>
        </w:rPr>
        <w:t>Deep learning for extreme precipitation event prediction</w:t>
      </w:r>
      <w:r w:rsidRPr="009A4414">
        <w:rPr>
          <w:sz w:val="20"/>
          <w:lang w:val="en-IN"/>
        </w:rPr>
        <w:t>. Atmospheric Research, 257, 105612.</w:t>
      </w:r>
    </w:p>
    <w:p w14:paraId="761CD657" w14:textId="183A8A66" w:rsidR="009A4414" w:rsidRDefault="008D7AD4" w:rsidP="00A54751">
      <w:pPr>
        <w:pStyle w:val="ListParagraph"/>
        <w:tabs>
          <w:tab w:val="left" w:pos="719"/>
        </w:tabs>
        <w:spacing w:line="251" w:lineRule="exact"/>
        <w:ind w:left="426" w:firstLine="0"/>
        <w:jc w:val="both"/>
        <w:rPr>
          <w:sz w:val="20"/>
          <w:lang w:val="en-IN"/>
        </w:rPr>
      </w:pPr>
      <w:hyperlink r:id="rId24" w:history="1">
        <w:r w:rsidRPr="006C0456">
          <w:rPr>
            <w:rStyle w:val="Hyperlink"/>
            <w:sz w:val="20"/>
            <w:lang w:val="en-IN"/>
          </w:rPr>
          <w:t>https://arxiv.org/pdf/2308.10995</w:t>
        </w:r>
      </w:hyperlink>
    </w:p>
    <w:p w14:paraId="327C67B4" w14:textId="77777777" w:rsidR="009A4414" w:rsidRDefault="009A4414" w:rsidP="00A54751">
      <w:pPr>
        <w:pStyle w:val="ListParagraph"/>
        <w:tabs>
          <w:tab w:val="left" w:pos="719"/>
        </w:tabs>
        <w:spacing w:line="251" w:lineRule="exact"/>
        <w:ind w:left="426" w:firstLine="0"/>
        <w:jc w:val="both"/>
        <w:rPr>
          <w:sz w:val="20"/>
          <w:lang w:val="en-IN"/>
        </w:rPr>
      </w:pPr>
    </w:p>
    <w:p w14:paraId="3788A43E" w14:textId="77777777" w:rsidR="009A4414" w:rsidRPr="009A4414" w:rsidRDefault="009A4414" w:rsidP="00A54751">
      <w:pPr>
        <w:pStyle w:val="ListParagraph"/>
        <w:tabs>
          <w:tab w:val="left" w:pos="719"/>
        </w:tabs>
        <w:spacing w:line="251" w:lineRule="exact"/>
        <w:ind w:left="426" w:firstLine="0"/>
        <w:jc w:val="both"/>
        <w:rPr>
          <w:sz w:val="20"/>
          <w:lang w:val="en-IN"/>
        </w:rPr>
      </w:pPr>
    </w:p>
    <w:p w14:paraId="37244B88" w14:textId="4FD849D7"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Ahmed, S., &amp; Khan, M. (2020). </w:t>
      </w:r>
      <w:r w:rsidRPr="009A4414">
        <w:rPr>
          <w:i/>
          <w:iCs/>
          <w:sz w:val="20"/>
          <w:lang w:val="en-IN"/>
        </w:rPr>
        <w:t>Multi-event AI framework for weather prediction</w:t>
      </w:r>
      <w:r w:rsidRPr="009A4414">
        <w:rPr>
          <w:sz w:val="20"/>
          <w:lang w:val="en-IN"/>
        </w:rPr>
        <w:t>. Climate Risk Management, 27, 100212.</w:t>
      </w:r>
    </w:p>
    <w:p w14:paraId="12A6DBCA" w14:textId="37E28631" w:rsidR="009A4414" w:rsidRDefault="00CE2881" w:rsidP="00A54751">
      <w:pPr>
        <w:pStyle w:val="ListParagraph"/>
        <w:tabs>
          <w:tab w:val="left" w:pos="719"/>
        </w:tabs>
        <w:spacing w:line="251" w:lineRule="exact"/>
        <w:ind w:left="426" w:firstLine="0"/>
        <w:jc w:val="both"/>
        <w:rPr>
          <w:sz w:val="20"/>
          <w:lang w:val="en-IN"/>
        </w:rPr>
      </w:pPr>
      <w:hyperlink r:id="rId25" w:history="1">
        <w:r w:rsidRPr="006C0456">
          <w:rPr>
            <w:rStyle w:val="Hyperlink"/>
            <w:sz w:val="20"/>
            <w:lang w:val="en-IN"/>
          </w:rPr>
          <w:t>https://thesai.org/Downloads/Volume16No9/Paper_46-Edge_Integrated_IoT_and_Computer_Vision_Framework.pdf</w:t>
        </w:r>
      </w:hyperlink>
    </w:p>
    <w:p w14:paraId="13D7D9C5" w14:textId="77777777" w:rsidR="009A4414" w:rsidRDefault="009A4414" w:rsidP="00A54751">
      <w:pPr>
        <w:pStyle w:val="ListParagraph"/>
        <w:tabs>
          <w:tab w:val="left" w:pos="719"/>
        </w:tabs>
        <w:spacing w:line="251" w:lineRule="exact"/>
        <w:ind w:left="426" w:firstLine="0"/>
        <w:jc w:val="both"/>
        <w:rPr>
          <w:sz w:val="20"/>
          <w:lang w:val="en-IN"/>
        </w:rPr>
      </w:pPr>
    </w:p>
    <w:p w14:paraId="162D3ACA" w14:textId="77777777" w:rsidR="009A4414" w:rsidRPr="009A4414" w:rsidRDefault="009A4414" w:rsidP="00A54751">
      <w:pPr>
        <w:pStyle w:val="ListParagraph"/>
        <w:tabs>
          <w:tab w:val="left" w:pos="719"/>
        </w:tabs>
        <w:spacing w:line="251" w:lineRule="exact"/>
        <w:ind w:left="426" w:firstLine="0"/>
        <w:jc w:val="both"/>
        <w:rPr>
          <w:sz w:val="20"/>
          <w:lang w:val="en-IN"/>
        </w:rPr>
      </w:pPr>
    </w:p>
    <w:p w14:paraId="06727F45" w14:textId="50B53AB4"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Bishop, C. M. (2006). </w:t>
      </w:r>
      <w:r w:rsidRPr="009A4414">
        <w:rPr>
          <w:i/>
          <w:iCs/>
          <w:sz w:val="20"/>
          <w:lang w:val="en-IN"/>
        </w:rPr>
        <w:t>Pattern Recognition and Machine Learning</w:t>
      </w:r>
      <w:r w:rsidRPr="009A4414">
        <w:rPr>
          <w:sz w:val="20"/>
          <w:lang w:val="en-IN"/>
        </w:rPr>
        <w:t>. Springer, New York.</w:t>
      </w:r>
    </w:p>
    <w:p w14:paraId="6FAED76B" w14:textId="250A4A55" w:rsidR="009A4414" w:rsidRDefault="00CE2881" w:rsidP="00A54751">
      <w:pPr>
        <w:pStyle w:val="ListParagraph"/>
        <w:tabs>
          <w:tab w:val="left" w:pos="719"/>
        </w:tabs>
        <w:spacing w:line="251" w:lineRule="exact"/>
        <w:ind w:left="426" w:firstLine="0"/>
        <w:jc w:val="both"/>
        <w:rPr>
          <w:sz w:val="20"/>
          <w:lang w:val="en-IN"/>
        </w:rPr>
      </w:pPr>
      <w:hyperlink r:id="rId26" w:history="1">
        <w:r w:rsidRPr="006C0456">
          <w:rPr>
            <w:rStyle w:val="Hyperlink"/>
            <w:sz w:val="20"/>
            <w:lang w:val="en-IN"/>
          </w:rPr>
          <w:t>https://www.microsoft.com/en-us/research/wp-content/uploads/2006/01/Bishop-Pattern-Recognition-and-Machine-Learning-2006.pdf</w:t>
        </w:r>
      </w:hyperlink>
    </w:p>
    <w:p w14:paraId="6D87319A" w14:textId="77777777" w:rsidR="009A4414" w:rsidRDefault="009A4414" w:rsidP="00A54751">
      <w:pPr>
        <w:pStyle w:val="ListParagraph"/>
        <w:tabs>
          <w:tab w:val="left" w:pos="719"/>
        </w:tabs>
        <w:spacing w:line="251" w:lineRule="exact"/>
        <w:ind w:left="426" w:firstLine="0"/>
        <w:jc w:val="both"/>
        <w:rPr>
          <w:sz w:val="20"/>
          <w:lang w:val="en-IN"/>
        </w:rPr>
      </w:pPr>
    </w:p>
    <w:p w14:paraId="2C8FC1F9" w14:textId="77777777" w:rsidR="009A4414" w:rsidRPr="009A4414" w:rsidRDefault="009A4414" w:rsidP="00A54751">
      <w:pPr>
        <w:pStyle w:val="ListParagraph"/>
        <w:tabs>
          <w:tab w:val="left" w:pos="719"/>
        </w:tabs>
        <w:spacing w:line="251" w:lineRule="exact"/>
        <w:ind w:left="426" w:firstLine="0"/>
        <w:jc w:val="both"/>
        <w:rPr>
          <w:sz w:val="20"/>
          <w:lang w:val="en-IN"/>
        </w:rPr>
      </w:pPr>
    </w:p>
    <w:p w14:paraId="71892BE4" w14:textId="6D994CE9"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Goodfellow, I., Bengio, Y., &amp; Courville, A. (2016). </w:t>
      </w:r>
      <w:r w:rsidRPr="009A4414">
        <w:rPr>
          <w:i/>
          <w:iCs/>
          <w:sz w:val="20"/>
          <w:lang w:val="en-IN"/>
        </w:rPr>
        <w:t>Deep Learning</w:t>
      </w:r>
      <w:r w:rsidRPr="009A4414">
        <w:rPr>
          <w:sz w:val="20"/>
          <w:lang w:val="en-IN"/>
        </w:rPr>
        <w:t>. MIT Press, Cambridge, MA.</w:t>
      </w:r>
    </w:p>
    <w:p w14:paraId="0AD50CB3" w14:textId="4082ACA4" w:rsidR="009A4414" w:rsidRDefault="00CE2881" w:rsidP="00A54751">
      <w:pPr>
        <w:pStyle w:val="ListParagraph"/>
        <w:tabs>
          <w:tab w:val="left" w:pos="719"/>
        </w:tabs>
        <w:spacing w:line="251" w:lineRule="exact"/>
        <w:ind w:left="426" w:firstLine="0"/>
        <w:jc w:val="both"/>
        <w:rPr>
          <w:sz w:val="20"/>
          <w:lang w:val="en-IN"/>
        </w:rPr>
      </w:pPr>
      <w:hyperlink r:id="rId27" w:history="1">
        <w:r w:rsidRPr="00A045EC">
          <w:rPr>
            <w:rStyle w:val="Hyperlink"/>
            <w:sz w:val="20"/>
            <w:lang w:val="en-IN"/>
          </w:rPr>
          <w:t>https://aikosh.indiaai.gov.in/static/Deep+Learning+Ian+Goodfellow.pdf</w:t>
        </w:r>
      </w:hyperlink>
    </w:p>
    <w:p w14:paraId="173CEC9F" w14:textId="77777777" w:rsidR="009A4414" w:rsidRDefault="009A4414" w:rsidP="00A54751">
      <w:pPr>
        <w:pStyle w:val="ListParagraph"/>
        <w:tabs>
          <w:tab w:val="left" w:pos="719"/>
        </w:tabs>
        <w:spacing w:line="251" w:lineRule="exact"/>
        <w:ind w:left="426" w:firstLine="0"/>
        <w:jc w:val="both"/>
        <w:rPr>
          <w:sz w:val="20"/>
          <w:lang w:val="en-IN"/>
        </w:rPr>
      </w:pPr>
    </w:p>
    <w:p w14:paraId="3305AF59" w14:textId="77777777" w:rsidR="009A4414" w:rsidRPr="009A4414" w:rsidRDefault="009A4414" w:rsidP="00A54751">
      <w:pPr>
        <w:pStyle w:val="ListParagraph"/>
        <w:tabs>
          <w:tab w:val="left" w:pos="719"/>
        </w:tabs>
        <w:spacing w:line="251" w:lineRule="exact"/>
        <w:ind w:left="426" w:firstLine="0"/>
        <w:jc w:val="both"/>
        <w:rPr>
          <w:sz w:val="20"/>
          <w:lang w:val="en-IN"/>
        </w:rPr>
      </w:pPr>
    </w:p>
    <w:p w14:paraId="3665C204" w14:textId="3FC66D69" w:rsidR="009A4414" w:rsidRP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NASA Earth Observing</w:t>
      </w:r>
      <w:r w:rsidR="00A045EC">
        <w:rPr>
          <w:sz w:val="20"/>
          <w:lang w:val="en-IN"/>
        </w:rPr>
        <w:t xml:space="preserve"> </w:t>
      </w:r>
      <w:r w:rsidRPr="009A4414">
        <w:rPr>
          <w:sz w:val="20"/>
          <w:lang w:val="en-IN"/>
        </w:rPr>
        <w:t xml:space="preserve">System Data and Information System (EOSDIS). Retrieved from </w:t>
      </w:r>
      <w:hyperlink r:id="rId28" w:tgtFrame="_new" w:history="1">
        <w:r w:rsidRPr="009A4414">
          <w:rPr>
            <w:rStyle w:val="Hyperlink"/>
            <w:sz w:val="20"/>
            <w:lang w:val="en-IN"/>
          </w:rPr>
          <w:t>https://earthdata.nasa.gov</w:t>
        </w:r>
      </w:hyperlink>
    </w:p>
    <w:p w14:paraId="267AA206" w14:textId="77777777" w:rsidR="009A4414" w:rsidRDefault="009A4414" w:rsidP="00A54751">
      <w:pPr>
        <w:pStyle w:val="ListParagraph"/>
        <w:tabs>
          <w:tab w:val="left" w:pos="719"/>
        </w:tabs>
        <w:spacing w:line="251" w:lineRule="exact"/>
        <w:ind w:left="426" w:firstLine="0"/>
        <w:jc w:val="both"/>
        <w:rPr>
          <w:sz w:val="20"/>
          <w:lang w:val="en-IN"/>
        </w:rPr>
      </w:pPr>
    </w:p>
    <w:p w14:paraId="15BA9726" w14:textId="77777777" w:rsidR="009A4414" w:rsidRPr="009A4414" w:rsidRDefault="009A4414" w:rsidP="00A54751">
      <w:pPr>
        <w:pStyle w:val="ListParagraph"/>
        <w:tabs>
          <w:tab w:val="left" w:pos="719"/>
        </w:tabs>
        <w:spacing w:line="251" w:lineRule="exact"/>
        <w:ind w:left="426" w:firstLine="0"/>
        <w:jc w:val="both"/>
        <w:rPr>
          <w:sz w:val="20"/>
          <w:lang w:val="en-IN"/>
        </w:rPr>
      </w:pPr>
    </w:p>
    <w:p w14:paraId="0C53AE82" w14:textId="77777777"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Indian Meteorological Department (IMD). Retrieved from </w:t>
      </w:r>
    </w:p>
    <w:p w14:paraId="78D0D46A" w14:textId="4F58E813" w:rsidR="009A4414" w:rsidRPr="009A4414" w:rsidRDefault="009A4414" w:rsidP="00A54751">
      <w:pPr>
        <w:pStyle w:val="ListParagraph"/>
        <w:tabs>
          <w:tab w:val="left" w:pos="719"/>
        </w:tabs>
        <w:spacing w:line="251" w:lineRule="exact"/>
        <w:ind w:left="426" w:firstLine="0"/>
        <w:jc w:val="both"/>
        <w:rPr>
          <w:sz w:val="20"/>
          <w:lang w:val="en-IN"/>
        </w:rPr>
      </w:pPr>
      <w:hyperlink r:id="rId29" w:history="1">
        <w:r w:rsidRPr="00D646D6">
          <w:rPr>
            <w:rStyle w:val="Hyperlink"/>
            <w:sz w:val="20"/>
            <w:lang w:val="en-IN"/>
          </w:rPr>
          <w:t>https://mausam.imd.gov.in</w:t>
        </w:r>
      </w:hyperlink>
    </w:p>
    <w:p w14:paraId="279186E1" w14:textId="77777777" w:rsidR="009A4414" w:rsidRDefault="009A4414" w:rsidP="00A54751">
      <w:pPr>
        <w:pStyle w:val="ListParagraph"/>
        <w:tabs>
          <w:tab w:val="left" w:pos="719"/>
        </w:tabs>
        <w:spacing w:line="251" w:lineRule="exact"/>
        <w:ind w:left="426" w:firstLine="0"/>
        <w:jc w:val="both"/>
        <w:rPr>
          <w:sz w:val="20"/>
        </w:rPr>
      </w:pPr>
    </w:p>
    <w:p w14:paraId="5D627DDA" w14:textId="77777777" w:rsidR="009A4414" w:rsidRPr="009A4414" w:rsidRDefault="009A4414" w:rsidP="00A54751">
      <w:pPr>
        <w:pStyle w:val="ListParagraph"/>
        <w:tabs>
          <w:tab w:val="left" w:pos="719"/>
        </w:tabs>
        <w:spacing w:line="251" w:lineRule="exact"/>
        <w:ind w:left="426" w:firstLine="0"/>
        <w:jc w:val="both"/>
        <w:rPr>
          <w:sz w:val="20"/>
          <w:lang w:val="en-IN"/>
        </w:rPr>
      </w:pPr>
    </w:p>
    <w:p w14:paraId="5F20E54C" w14:textId="2793C556" w:rsidR="009A4414" w:rsidRDefault="009A4414" w:rsidP="00A54751">
      <w:pPr>
        <w:pStyle w:val="ListParagraph"/>
        <w:numPr>
          <w:ilvl w:val="1"/>
          <w:numId w:val="5"/>
        </w:numPr>
        <w:tabs>
          <w:tab w:val="left" w:pos="719"/>
        </w:tabs>
        <w:spacing w:line="251" w:lineRule="exact"/>
        <w:ind w:left="426"/>
        <w:jc w:val="both"/>
        <w:rPr>
          <w:sz w:val="20"/>
          <w:lang w:val="en-IN"/>
        </w:rPr>
      </w:pPr>
      <w:r w:rsidRPr="009A4414">
        <w:rPr>
          <w:sz w:val="20"/>
          <w:lang w:val="en-IN"/>
        </w:rPr>
        <w:t xml:space="preserve">NOAA National </w:t>
      </w:r>
      <w:r w:rsidR="00CE2881">
        <w:rPr>
          <w:sz w:val="20"/>
          <w:lang w:val="en-IN"/>
        </w:rPr>
        <w:t>Centres</w:t>
      </w:r>
      <w:r w:rsidRPr="009A4414">
        <w:rPr>
          <w:sz w:val="20"/>
          <w:lang w:val="en-IN"/>
        </w:rPr>
        <w:t xml:space="preserve"> for Environmental Information (NCEI). Retrieved from </w:t>
      </w:r>
    </w:p>
    <w:p w14:paraId="7E71D2DA" w14:textId="459883B2" w:rsidR="009A4414" w:rsidRDefault="00160426" w:rsidP="00A54751">
      <w:pPr>
        <w:pStyle w:val="ListParagraph"/>
        <w:tabs>
          <w:tab w:val="left" w:pos="719"/>
        </w:tabs>
        <w:spacing w:line="251" w:lineRule="exact"/>
        <w:ind w:left="426" w:firstLine="0"/>
        <w:jc w:val="both"/>
        <w:rPr>
          <w:sz w:val="20"/>
          <w:lang w:val="en-IN"/>
        </w:rPr>
      </w:pPr>
      <w:hyperlink r:id="rId30" w:history="1">
        <w:r w:rsidRPr="00D646D6">
          <w:rPr>
            <w:rStyle w:val="Hyperlink"/>
            <w:sz w:val="20"/>
            <w:lang w:val="en-IN"/>
          </w:rPr>
          <w:t>https://www.ncei.noaa.gov</w:t>
        </w:r>
      </w:hyperlink>
    </w:p>
    <w:p w14:paraId="2944C574" w14:textId="77777777" w:rsidR="007A60D5" w:rsidRDefault="007A60D5" w:rsidP="00A54751">
      <w:pPr>
        <w:tabs>
          <w:tab w:val="left" w:pos="719"/>
        </w:tabs>
        <w:spacing w:line="251" w:lineRule="exact"/>
        <w:ind w:left="426"/>
        <w:jc w:val="both"/>
        <w:rPr>
          <w:sz w:val="20"/>
          <w:lang w:val="en-IN"/>
        </w:rPr>
      </w:pPr>
    </w:p>
    <w:p w14:paraId="49D29EA6" w14:textId="6FF02A7D" w:rsidR="006F00EB" w:rsidRPr="006F00EB" w:rsidRDefault="007A60D5" w:rsidP="006F00EB">
      <w:pPr>
        <w:pStyle w:val="NormalWeb"/>
        <w:numPr>
          <w:ilvl w:val="1"/>
          <w:numId w:val="5"/>
        </w:numPr>
        <w:tabs>
          <w:tab w:val="left" w:pos="142"/>
        </w:tabs>
        <w:spacing w:line="276" w:lineRule="auto"/>
        <w:ind w:left="426" w:right="4"/>
        <w:jc w:val="both"/>
        <w:rPr>
          <w:bCs/>
          <w:sz w:val="20"/>
          <w:szCs w:val="20"/>
        </w:rPr>
      </w:pPr>
      <w:r w:rsidRPr="007A60D5">
        <w:rPr>
          <w:bCs/>
          <w:sz w:val="20"/>
          <w:szCs w:val="20"/>
        </w:rPr>
        <w:t xml:space="preserve">*ISRO (MOSDAC; 2020). </w:t>
      </w:r>
      <w:r w:rsidRPr="007A60D5">
        <w:rPr>
          <w:rStyle w:val="Emphasis"/>
          <w:bCs/>
          <w:sz w:val="20"/>
          <w:szCs w:val="20"/>
        </w:rPr>
        <w:t>Annual meteorological data reports</w:t>
      </w:r>
      <w:r w:rsidRPr="007A60D5">
        <w:rPr>
          <w:bCs/>
          <w:sz w:val="20"/>
          <w:szCs w:val="20"/>
        </w:rPr>
        <w:t xml:space="preserve">. Indian Space Research </w:t>
      </w:r>
      <w:proofErr w:type="gramStart"/>
      <w:r w:rsidRPr="007A60D5">
        <w:rPr>
          <w:bCs/>
          <w:sz w:val="20"/>
          <w:szCs w:val="20"/>
        </w:rPr>
        <w:t>Organisation.</w:t>
      </w:r>
      <w:r>
        <w:rPr>
          <w:bCs/>
          <w:sz w:val="20"/>
          <w:szCs w:val="20"/>
        </w:rPr>
        <w:t>*</w:t>
      </w:r>
      <w:proofErr w:type="gramEnd"/>
      <w:r w:rsidRPr="007A60D5">
        <w:rPr>
          <w:bCs/>
          <w:sz w:val="20"/>
          <w:szCs w:val="20"/>
        </w:rPr>
        <w:t xml:space="preserve"> </w:t>
      </w:r>
      <w:hyperlink r:id="rId31" w:history="1">
        <w:r w:rsidRPr="007A60D5">
          <w:rPr>
            <w:rStyle w:val="Hyperlink"/>
            <w:bCs/>
            <w:sz w:val="20"/>
            <w:szCs w:val="20"/>
          </w:rPr>
          <w:t>https://www.mosdac.gov.in/</w:t>
        </w:r>
      </w:hyperlink>
      <w:r w:rsidRPr="007A60D5">
        <w:rPr>
          <w:bCs/>
          <w:sz w:val="20"/>
          <w:szCs w:val="20"/>
        </w:rPr>
        <w:t xml:space="preserve"> (Main chosen data.)</w:t>
      </w:r>
    </w:p>
    <w:sectPr w:rsidR="006F00EB" w:rsidRPr="006F00EB" w:rsidSect="00665A55">
      <w:pgSz w:w="12240" w:h="15840"/>
      <w:pgMar w:top="1702"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B2D77" w14:textId="77777777" w:rsidR="004A32DB" w:rsidRDefault="004A32DB" w:rsidP="00201188">
      <w:r>
        <w:separator/>
      </w:r>
    </w:p>
  </w:endnote>
  <w:endnote w:type="continuationSeparator" w:id="0">
    <w:p w14:paraId="23D2493E" w14:textId="77777777" w:rsidR="004A32DB" w:rsidRDefault="004A32DB" w:rsidP="00201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79292"/>
      <w:docPartObj>
        <w:docPartGallery w:val="Page Numbers (Bottom of Page)"/>
        <w:docPartUnique/>
      </w:docPartObj>
    </w:sdtPr>
    <w:sdtEndPr>
      <w:rPr>
        <w:color w:val="7F7F7F" w:themeColor="background1" w:themeShade="7F"/>
        <w:spacing w:val="60"/>
      </w:rPr>
    </w:sdtEndPr>
    <w:sdtContent>
      <w:p w14:paraId="623E97D4" w14:textId="77777777" w:rsidR="00665A55" w:rsidRDefault="00665A55" w:rsidP="00A26349">
        <w:pPr>
          <w:pStyle w:val="Footer"/>
        </w:pPr>
      </w:p>
      <w:p w14:paraId="7901C322" w14:textId="49F1FAB0" w:rsidR="00201188" w:rsidRPr="00A26349" w:rsidRDefault="00201188" w:rsidP="00A26349">
        <w:pPr>
          <w:pStyle w:val="Footer"/>
          <w:pBdr>
            <w:top w:val="single" w:sz="4" w:space="1" w:color="auto"/>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sidR="00A26349">
          <w:rPr>
            <w:b/>
            <w:bCs/>
          </w:rPr>
          <w:t>|</w:t>
        </w:r>
        <w:r>
          <w:rPr>
            <w:b/>
            <w:bCs/>
          </w:rPr>
          <w:t xml:space="preserve"> </w:t>
        </w:r>
        <w:r>
          <w:rPr>
            <w:color w:val="7F7F7F" w:themeColor="background1" w:themeShade="7F"/>
            <w:spacing w:val="60"/>
          </w:rPr>
          <w:t xml:space="preserve">MINOR PROJECT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D3727" w14:textId="77777777" w:rsidR="004A32DB" w:rsidRDefault="004A32DB" w:rsidP="00201188">
      <w:r>
        <w:separator/>
      </w:r>
    </w:p>
  </w:footnote>
  <w:footnote w:type="continuationSeparator" w:id="0">
    <w:p w14:paraId="0C1D8CAB" w14:textId="77777777" w:rsidR="004A32DB" w:rsidRDefault="004A32DB" w:rsidP="00201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3E07" w14:textId="26B54DF8" w:rsidR="00201188" w:rsidRDefault="00082F13" w:rsidP="00665A55">
    <w:pPr>
      <w:pStyle w:val="Header"/>
      <w:pBdr>
        <w:bottom w:val="single" w:sz="4" w:space="23" w:color="auto"/>
      </w:pBdr>
    </w:pPr>
    <w:r>
      <w:rPr>
        <w:noProof/>
      </w:rPr>
      <mc:AlternateContent>
        <mc:Choice Requires="wps">
          <w:drawing>
            <wp:anchor distT="45720" distB="45720" distL="114300" distR="114300" simplePos="0" relativeHeight="251663360" behindDoc="0" locked="0" layoutInCell="1" allowOverlap="1" wp14:anchorId="77595898" wp14:editId="5B45F219">
              <wp:simplePos x="0" y="0"/>
              <wp:positionH relativeFrom="column">
                <wp:posOffset>2819400</wp:posOffset>
              </wp:positionH>
              <wp:positionV relativeFrom="paragraph">
                <wp:posOffset>151130</wp:posOffset>
              </wp:positionV>
              <wp:extent cx="32385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1404620"/>
                      </a:xfrm>
                      <a:prstGeom prst="rect">
                        <a:avLst/>
                      </a:prstGeom>
                      <a:solidFill>
                        <a:srgbClr val="FFFFFF"/>
                      </a:solidFill>
                      <a:ln w="9525">
                        <a:noFill/>
                        <a:miter lim="800000"/>
                        <a:headEnd/>
                        <a:tailEnd/>
                      </a:ln>
                    </wps:spPr>
                    <wps:txbx>
                      <w:txbxContent>
                        <w:p w14:paraId="708F7AE3" w14:textId="17E3396F" w:rsidR="00557772" w:rsidRPr="00665A55" w:rsidRDefault="005D1960" w:rsidP="005D1960">
                          <w:pPr>
                            <w:jc w:val="right"/>
                            <w:rPr>
                              <w:sz w:val="16"/>
                              <w:szCs w:val="16"/>
                            </w:rPr>
                          </w:pPr>
                          <w:r w:rsidRPr="00665A55">
                            <w:rPr>
                              <w:sz w:val="16"/>
                              <w:szCs w:val="16"/>
                            </w:rPr>
                            <w:t>AI PREDICTION MODEL FOR EXTREME WEATHER EVENTS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7595898" id="_x0000_t202" coordsize="21600,21600" o:spt="202" path="m,l,21600r21600,l21600,xe">
              <v:stroke joinstyle="miter"/>
              <v:path gradientshapeok="t" o:connecttype="rect"/>
            </v:shapetype>
            <v:shape id="Text Box 2" o:spid="_x0000_s1026" type="#_x0000_t202" style="position:absolute;margin-left:222pt;margin-top:11.9pt;width:25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" stroked="f">
              <v:textbox style="mso-fit-shape-to-text:t">
                <w:txbxContent>
                  <w:p w14:paraId="708F7AE3" w14:textId="17E3396F" w:rsidR="00557772" w:rsidRPr="00665A55" w:rsidRDefault="005D1960" w:rsidP="005D1960">
                    <w:pPr>
                      <w:jc w:val="right"/>
                      <w:rPr>
                        <w:sz w:val="16"/>
                        <w:szCs w:val="16"/>
                      </w:rPr>
                    </w:pPr>
                    <w:r w:rsidRPr="00665A55">
                      <w:rPr>
                        <w:sz w:val="16"/>
                        <w:szCs w:val="16"/>
                      </w:rPr>
                      <w:t>AI PREDICTION MODEL FOR EXTREME WEATHER EVENTS</w:t>
                    </w:r>
                  </w:p>
                </w:txbxContent>
              </v:textbox>
              <w10:wrap type="square"/>
            </v:shape>
          </w:pict>
        </mc:Fallback>
      </mc:AlternateContent>
    </w:r>
    <w:r>
      <w:rPr>
        <w:noProof/>
      </w:rPr>
      <w:drawing>
        <wp:anchor distT="0" distB="0" distL="114300" distR="114300" simplePos="0" relativeHeight="251657216" behindDoc="0" locked="0" layoutInCell="1" allowOverlap="1" wp14:anchorId="0DA0C273" wp14:editId="41A78CFA">
          <wp:simplePos x="0" y="0"/>
          <wp:positionH relativeFrom="column">
            <wp:posOffset>-82550</wp:posOffset>
          </wp:positionH>
          <wp:positionV relativeFrom="paragraph">
            <wp:posOffset>-125730</wp:posOffset>
          </wp:positionV>
          <wp:extent cx="2316480" cy="508000"/>
          <wp:effectExtent l="0" t="0" r="7620" b="6350"/>
          <wp:wrapTopAndBottom/>
          <wp:docPr id="1954458213" name="Picture 1" descr="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15374" name="Picture 1" descr="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316480" cy="50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A4A29"/>
    <w:multiLevelType w:val="hybridMultilevel"/>
    <w:tmpl w:val="BC98C752"/>
    <w:lvl w:ilvl="0" w:tplc="49861F50">
      <w:start w:val="1"/>
      <w:numFmt w:val="decimal"/>
      <w:lvlText w:val="%1."/>
      <w:lvlJc w:val="left"/>
      <w:pPr>
        <w:ind w:left="220" w:hanging="221"/>
      </w:pPr>
      <w:rPr>
        <w:rFonts w:ascii="Times New Roman" w:eastAsia="Times New Roman" w:hAnsi="Times New Roman" w:cs="Times New Roman" w:hint="default"/>
        <w:b/>
        <w:bCs/>
        <w:i w:val="0"/>
        <w:iCs w:val="0"/>
        <w:spacing w:val="0"/>
        <w:w w:val="100"/>
        <w:sz w:val="22"/>
        <w:szCs w:val="22"/>
        <w:lang w:val="en-US" w:eastAsia="en-US" w:bidi="ar-SA"/>
      </w:rPr>
    </w:lvl>
    <w:lvl w:ilvl="1" w:tplc="960CD7C8">
      <w:numFmt w:val="bullet"/>
      <w:lvlText w:val=""/>
      <w:lvlJc w:val="left"/>
      <w:pPr>
        <w:ind w:left="720" w:hanging="360"/>
      </w:pPr>
      <w:rPr>
        <w:rFonts w:ascii="Symbol" w:eastAsia="Symbol" w:hAnsi="Symbol" w:cs="Symbol" w:hint="default"/>
        <w:spacing w:val="0"/>
        <w:w w:val="99"/>
        <w:lang w:val="en-US" w:eastAsia="en-US" w:bidi="ar-SA"/>
      </w:rPr>
    </w:lvl>
    <w:lvl w:ilvl="2" w:tplc="8BDAC420">
      <w:numFmt w:val="bullet"/>
      <w:lvlText w:val="•"/>
      <w:lvlJc w:val="left"/>
      <w:pPr>
        <w:ind w:left="1680" w:hanging="360"/>
      </w:pPr>
      <w:rPr>
        <w:rFonts w:hint="default"/>
        <w:lang w:val="en-US" w:eastAsia="en-US" w:bidi="ar-SA"/>
      </w:rPr>
    </w:lvl>
    <w:lvl w:ilvl="3" w:tplc="918E799E">
      <w:numFmt w:val="bullet"/>
      <w:lvlText w:val="•"/>
      <w:lvlJc w:val="left"/>
      <w:pPr>
        <w:ind w:left="2640" w:hanging="360"/>
      </w:pPr>
      <w:rPr>
        <w:rFonts w:hint="default"/>
        <w:lang w:val="en-US" w:eastAsia="en-US" w:bidi="ar-SA"/>
      </w:rPr>
    </w:lvl>
    <w:lvl w:ilvl="4" w:tplc="411647B6">
      <w:numFmt w:val="bullet"/>
      <w:lvlText w:val="•"/>
      <w:lvlJc w:val="left"/>
      <w:pPr>
        <w:ind w:left="3600" w:hanging="360"/>
      </w:pPr>
      <w:rPr>
        <w:rFonts w:hint="default"/>
        <w:lang w:val="en-US" w:eastAsia="en-US" w:bidi="ar-SA"/>
      </w:rPr>
    </w:lvl>
    <w:lvl w:ilvl="5" w:tplc="67CEDA76">
      <w:numFmt w:val="bullet"/>
      <w:lvlText w:val="•"/>
      <w:lvlJc w:val="left"/>
      <w:pPr>
        <w:ind w:left="4560" w:hanging="360"/>
      </w:pPr>
      <w:rPr>
        <w:rFonts w:hint="default"/>
        <w:lang w:val="en-US" w:eastAsia="en-US" w:bidi="ar-SA"/>
      </w:rPr>
    </w:lvl>
    <w:lvl w:ilvl="6" w:tplc="A2F87BD6">
      <w:numFmt w:val="bullet"/>
      <w:lvlText w:val="•"/>
      <w:lvlJc w:val="left"/>
      <w:pPr>
        <w:ind w:left="5520" w:hanging="360"/>
      </w:pPr>
      <w:rPr>
        <w:rFonts w:hint="default"/>
        <w:lang w:val="en-US" w:eastAsia="en-US" w:bidi="ar-SA"/>
      </w:rPr>
    </w:lvl>
    <w:lvl w:ilvl="7" w:tplc="64360882">
      <w:numFmt w:val="bullet"/>
      <w:lvlText w:val="•"/>
      <w:lvlJc w:val="left"/>
      <w:pPr>
        <w:ind w:left="6480" w:hanging="360"/>
      </w:pPr>
      <w:rPr>
        <w:rFonts w:hint="default"/>
        <w:lang w:val="en-US" w:eastAsia="en-US" w:bidi="ar-SA"/>
      </w:rPr>
    </w:lvl>
    <w:lvl w:ilvl="8" w:tplc="D05605CA">
      <w:numFmt w:val="bullet"/>
      <w:lvlText w:val="•"/>
      <w:lvlJc w:val="left"/>
      <w:pPr>
        <w:ind w:left="7440" w:hanging="360"/>
      </w:pPr>
      <w:rPr>
        <w:rFonts w:hint="default"/>
        <w:lang w:val="en-US" w:eastAsia="en-US" w:bidi="ar-SA"/>
      </w:rPr>
    </w:lvl>
  </w:abstractNum>
  <w:abstractNum w:abstractNumId="1" w15:restartNumberingAfterBreak="0">
    <w:nsid w:val="3CE7266F"/>
    <w:multiLevelType w:val="hybridMultilevel"/>
    <w:tmpl w:val="33FE186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1307C7"/>
    <w:multiLevelType w:val="hybridMultilevel"/>
    <w:tmpl w:val="264A6E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12783A"/>
    <w:multiLevelType w:val="hybridMultilevel"/>
    <w:tmpl w:val="44E0C98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D51165F"/>
    <w:multiLevelType w:val="hybridMultilevel"/>
    <w:tmpl w:val="488CA022"/>
    <w:lvl w:ilvl="0" w:tplc="2F66B690">
      <w:start w:val="1"/>
      <w:numFmt w:val="upperRoman"/>
      <w:lvlText w:val="%1."/>
      <w:lvlJc w:val="right"/>
      <w:pPr>
        <w:ind w:left="113" w:hanging="11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E3924F0"/>
    <w:multiLevelType w:val="hybridMultilevel"/>
    <w:tmpl w:val="08227784"/>
    <w:lvl w:ilvl="0" w:tplc="FFFFFFFF">
      <w:start w:val="1"/>
      <w:numFmt w:val="lowerRoman"/>
      <w:lvlText w:val="%1."/>
      <w:lvlJc w:val="right"/>
      <w:pPr>
        <w:ind w:left="720" w:hanging="360"/>
      </w:pPr>
    </w:lvl>
    <w:lvl w:ilvl="1" w:tplc="40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19816356">
    <w:abstractNumId w:val="0"/>
  </w:num>
  <w:num w:numId="2" w16cid:durableId="878476574">
    <w:abstractNumId w:val="2"/>
  </w:num>
  <w:num w:numId="3" w16cid:durableId="1672759236">
    <w:abstractNumId w:val="4"/>
  </w:num>
  <w:num w:numId="4" w16cid:durableId="1709527427">
    <w:abstractNumId w:val="3"/>
  </w:num>
  <w:num w:numId="5" w16cid:durableId="904992716">
    <w:abstractNumId w:val="5"/>
  </w:num>
  <w:num w:numId="6" w16cid:durableId="11602904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R Tripathi">
    <w15:presenceInfo w15:providerId="Windows Live" w15:userId="287a3390a4523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F337B"/>
    <w:rsid w:val="00020757"/>
    <w:rsid w:val="0002122D"/>
    <w:rsid w:val="00082F13"/>
    <w:rsid w:val="000D7B2D"/>
    <w:rsid w:val="000F28E2"/>
    <w:rsid w:val="00105092"/>
    <w:rsid w:val="00143285"/>
    <w:rsid w:val="001556C0"/>
    <w:rsid w:val="00160426"/>
    <w:rsid w:val="00166812"/>
    <w:rsid w:val="001747B3"/>
    <w:rsid w:val="001E088B"/>
    <w:rsid w:val="001E6D1E"/>
    <w:rsid w:val="00201188"/>
    <w:rsid w:val="002A2DCB"/>
    <w:rsid w:val="002A675E"/>
    <w:rsid w:val="002D210F"/>
    <w:rsid w:val="002D3486"/>
    <w:rsid w:val="002F7F54"/>
    <w:rsid w:val="00327B75"/>
    <w:rsid w:val="00376F3A"/>
    <w:rsid w:val="0038207E"/>
    <w:rsid w:val="003A782B"/>
    <w:rsid w:val="003B2C16"/>
    <w:rsid w:val="003F1A93"/>
    <w:rsid w:val="0044148B"/>
    <w:rsid w:val="00446D89"/>
    <w:rsid w:val="00467300"/>
    <w:rsid w:val="00496210"/>
    <w:rsid w:val="004A32DB"/>
    <w:rsid w:val="004C59A7"/>
    <w:rsid w:val="004D5B28"/>
    <w:rsid w:val="004E3449"/>
    <w:rsid w:val="00557772"/>
    <w:rsid w:val="005D1960"/>
    <w:rsid w:val="00665A55"/>
    <w:rsid w:val="00673532"/>
    <w:rsid w:val="006907F7"/>
    <w:rsid w:val="006C0456"/>
    <w:rsid w:val="006F00EB"/>
    <w:rsid w:val="006F337B"/>
    <w:rsid w:val="00711881"/>
    <w:rsid w:val="00723237"/>
    <w:rsid w:val="00725EE9"/>
    <w:rsid w:val="00774FBE"/>
    <w:rsid w:val="007A60D5"/>
    <w:rsid w:val="007C5C50"/>
    <w:rsid w:val="00804442"/>
    <w:rsid w:val="008431B6"/>
    <w:rsid w:val="0084652C"/>
    <w:rsid w:val="00881997"/>
    <w:rsid w:val="00895453"/>
    <w:rsid w:val="008D7AD4"/>
    <w:rsid w:val="008E215E"/>
    <w:rsid w:val="00910B96"/>
    <w:rsid w:val="00926200"/>
    <w:rsid w:val="009778C8"/>
    <w:rsid w:val="00977C26"/>
    <w:rsid w:val="00982ABA"/>
    <w:rsid w:val="009A4414"/>
    <w:rsid w:val="009B6A4C"/>
    <w:rsid w:val="009C5779"/>
    <w:rsid w:val="009F3A08"/>
    <w:rsid w:val="00A045EC"/>
    <w:rsid w:val="00A26349"/>
    <w:rsid w:val="00A52985"/>
    <w:rsid w:val="00A54751"/>
    <w:rsid w:val="00A86647"/>
    <w:rsid w:val="00AD062A"/>
    <w:rsid w:val="00B022E2"/>
    <w:rsid w:val="00B17FE4"/>
    <w:rsid w:val="00B351C2"/>
    <w:rsid w:val="00B74364"/>
    <w:rsid w:val="00B841FC"/>
    <w:rsid w:val="00BB4E0C"/>
    <w:rsid w:val="00BF34CA"/>
    <w:rsid w:val="00C02F98"/>
    <w:rsid w:val="00C0433C"/>
    <w:rsid w:val="00C748E8"/>
    <w:rsid w:val="00CA59B3"/>
    <w:rsid w:val="00CE2881"/>
    <w:rsid w:val="00D17998"/>
    <w:rsid w:val="00D35257"/>
    <w:rsid w:val="00D36A4C"/>
    <w:rsid w:val="00D47557"/>
    <w:rsid w:val="00D67963"/>
    <w:rsid w:val="00D7359D"/>
    <w:rsid w:val="00D74D09"/>
    <w:rsid w:val="00D959C3"/>
    <w:rsid w:val="00DE7D2D"/>
    <w:rsid w:val="00E057A6"/>
    <w:rsid w:val="00E709CF"/>
    <w:rsid w:val="00F72F39"/>
    <w:rsid w:val="00F745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69D033"/>
  <w15:docId w15:val="{0B809075-9F39-4C4E-B5B2-257BE2BC7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964" w:right="1964"/>
      <w:jc w:val="center"/>
      <w:outlineLvl w:val="0"/>
    </w:pPr>
    <w:rPr>
      <w:b/>
      <w:bCs/>
      <w:sz w:val="28"/>
      <w:szCs w:val="28"/>
    </w:rPr>
  </w:style>
  <w:style w:type="paragraph" w:styleId="Heading2">
    <w:name w:val="heading 2"/>
    <w:basedOn w:val="Normal"/>
    <w:uiPriority w:val="9"/>
    <w:unhideWhenUsed/>
    <w:qFormat/>
    <w:pPr>
      <w:spacing w:line="251" w:lineRule="exact"/>
      <w:ind w:left="220" w:hanging="2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link w:val="TitleChar"/>
    <w:uiPriority w:val="10"/>
    <w:qFormat/>
    <w:pPr>
      <w:spacing w:before="58"/>
      <w:ind w:left="1963" w:right="1964"/>
      <w:jc w:val="center"/>
    </w:pPr>
    <w:rPr>
      <w:b/>
      <w:bCs/>
      <w:sz w:val="48"/>
      <w:szCs w:val="48"/>
    </w:rPr>
  </w:style>
  <w:style w:type="paragraph" w:styleId="ListParagraph">
    <w:name w:val="List Paragraph"/>
    <w:basedOn w:val="Normal"/>
    <w:uiPriority w:val="1"/>
    <w:qFormat/>
    <w:pPr>
      <w:spacing w:line="250" w:lineRule="exact"/>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A441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A4414"/>
    <w:rPr>
      <w:b/>
      <w:bCs/>
    </w:rPr>
  </w:style>
  <w:style w:type="character" w:styleId="Hyperlink">
    <w:name w:val="Hyperlink"/>
    <w:basedOn w:val="DefaultParagraphFont"/>
    <w:uiPriority w:val="99"/>
    <w:unhideWhenUsed/>
    <w:rsid w:val="009A4414"/>
    <w:rPr>
      <w:color w:val="0000FF" w:themeColor="hyperlink"/>
      <w:u w:val="single"/>
    </w:rPr>
  </w:style>
  <w:style w:type="character" w:styleId="UnresolvedMention">
    <w:name w:val="Unresolved Mention"/>
    <w:basedOn w:val="DefaultParagraphFont"/>
    <w:uiPriority w:val="99"/>
    <w:semiHidden/>
    <w:unhideWhenUsed/>
    <w:rsid w:val="009A4414"/>
    <w:rPr>
      <w:color w:val="605E5C"/>
      <w:shd w:val="clear" w:color="auto" w:fill="E1DFDD"/>
    </w:rPr>
  </w:style>
  <w:style w:type="paragraph" w:styleId="Header">
    <w:name w:val="header"/>
    <w:basedOn w:val="Normal"/>
    <w:link w:val="HeaderChar"/>
    <w:uiPriority w:val="99"/>
    <w:unhideWhenUsed/>
    <w:rsid w:val="00201188"/>
    <w:pPr>
      <w:tabs>
        <w:tab w:val="center" w:pos="4513"/>
        <w:tab w:val="right" w:pos="9026"/>
      </w:tabs>
    </w:pPr>
  </w:style>
  <w:style w:type="character" w:customStyle="1" w:styleId="HeaderChar">
    <w:name w:val="Header Char"/>
    <w:basedOn w:val="DefaultParagraphFont"/>
    <w:link w:val="Header"/>
    <w:uiPriority w:val="99"/>
    <w:rsid w:val="00201188"/>
    <w:rPr>
      <w:rFonts w:ascii="Times New Roman" w:eastAsia="Times New Roman" w:hAnsi="Times New Roman" w:cs="Times New Roman"/>
    </w:rPr>
  </w:style>
  <w:style w:type="paragraph" w:styleId="Footer">
    <w:name w:val="footer"/>
    <w:basedOn w:val="Normal"/>
    <w:link w:val="FooterChar"/>
    <w:uiPriority w:val="99"/>
    <w:unhideWhenUsed/>
    <w:rsid w:val="00201188"/>
    <w:pPr>
      <w:tabs>
        <w:tab w:val="center" w:pos="4513"/>
        <w:tab w:val="right" w:pos="9026"/>
      </w:tabs>
    </w:pPr>
  </w:style>
  <w:style w:type="character" w:customStyle="1" w:styleId="FooterChar">
    <w:name w:val="Footer Char"/>
    <w:basedOn w:val="DefaultParagraphFont"/>
    <w:link w:val="Footer"/>
    <w:uiPriority w:val="99"/>
    <w:rsid w:val="00201188"/>
    <w:rPr>
      <w:rFonts w:ascii="Times New Roman" w:eastAsia="Times New Roman" w:hAnsi="Times New Roman" w:cs="Times New Roman"/>
    </w:rPr>
  </w:style>
  <w:style w:type="paragraph" w:styleId="NoSpacing">
    <w:name w:val="No Spacing"/>
    <w:uiPriority w:val="1"/>
    <w:qFormat/>
    <w:rsid w:val="00BF34CA"/>
    <w:pPr>
      <w:widowControl/>
      <w:autoSpaceDE/>
      <w:autoSpaceDN/>
    </w:pPr>
    <w:rPr>
      <w:rFonts w:eastAsiaTheme="minorEastAsia"/>
    </w:rPr>
  </w:style>
  <w:style w:type="table" w:styleId="TableGrid">
    <w:name w:val="Table Grid"/>
    <w:basedOn w:val="TableNormal"/>
    <w:uiPriority w:val="59"/>
    <w:rsid w:val="00BF34CA"/>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A60D5"/>
    <w:rPr>
      <w:i/>
      <w:iCs/>
    </w:rPr>
  </w:style>
  <w:style w:type="paragraph" w:styleId="Revision">
    <w:name w:val="Revision"/>
    <w:hidden/>
    <w:uiPriority w:val="99"/>
    <w:semiHidden/>
    <w:rsid w:val="00673532"/>
    <w:pPr>
      <w:widowControl/>
      <w:autoSpaceDE/>
      <w:autoSpaceDN/>
    </w:pPr>
    <w:rPr>
      <w:rFonts w:ascii="Times New Roman" w:eastAsia="Times New Roman" w:hAnsi="Times New Roman" w:cs="Times New Roman"/>
    </w:rPr>
  </w:style>
  <w:style w:type="character" w:customStyle="1" w:styleId="TitleChar">
    <w:name w:val="Title Char"/>
    <w:basedOn w:val="DefaultParagraphFont"/>
    <w:link w:val="Title"/>
    <w:uiPriority w:val="10"/>
    <w:rsid w:val="00B022E2"/>
    <w:rPr>
      <w:rFonts w:ascii="Times New Roman" w:eastAsia="Times New Roman" w:hAnsi="Times New Roman" w:cs="Times New Roman"/>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pers.ssrn.com/sol3/Delivery.cfm/e6366465-7975-45a2-b87f-97e482c41fd8-MECA.pdf?abstractid=5463461&amp;mirid=1" TargetMode="External"/><Relationship Id="rId18" Type="http://schemas.openxmlformats.org/officeDocument/2006/relationships/hyperlink" Target="https://hess.copernicus.org/preprints/hess-2022-83/hess-2022-83-manuscript-version4.pdf" TargetMode="External"/><Relationship Id="rId26" Type="http://schemas.openxmlformats.org/officeDocument/2006/relationships/hyperlink" Target="https://www.microsoft.com/en-us/research/wp-content/uploads/2006/01/Bishop-Pattern-Recognition-and-Machine-Learning-2006.pdf" TargetMode="External"/><Relationship Id="rId3" Type="http://schemas.openxmlformats.org/officeDocument/2006/relationships/styles" Target="styles.xml"/><Relationship Id="rId21" Type="http://schemas.openxmlformats.org/officeDocument/2006/relationships/hyperlink" Target="https://www.mdpi.com/2073-4441/17/9/1283"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mc.ncbi.nlm.nih.gov/articles/PMC7931887/" TargetMode="External"/><Relationship Id="rId17" Type="http://schemas.openxmlformats.org/officeDocument/2006/relationships/hyperlink" Target="http://www.jatit.org/volumes/Vol100No22/2Vol100No22.pdf" TargetMode="External"/><Relationship Id="rId25" Type="http://schemas.openxmlformats.org/officeDocument/2006/relationships/hyperlink" Target="https://thesai.org/Downloads/Volume16No9/Paper_46-Edge_Integrated_IoT_and_Computer_Vision_Framework.pdf" TargetMode="Externa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www.mdpi.com/2073-4433/13/3/473" TargetMode="External"/><Relationship Id="rId20" Type="http://schemas.openxmlformats.org/officeDocument/2006/relationships/hyperlink" Target="https://www.cse.lehigh.edu/~brian/pubs/2020/natural_hazards/applications-of-AI-for-disaster-management.pdf" TargetMode="External"/><Relationship Id="rId29" Type="http://schemas.openxmlformats.org/officeDocument/2006/relationships/hyperlink" Target="https://mausam.imd.gov.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jrti.org/papers/IJRTI2502018.pdf" TargetMode="External"/><Relationship Id="rId24" Type="http://schemas.openxmlformats.org/officeDocument/2006/relationships/hyperlink" Target="https://arxiv.org/pdf/2308.10995"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researchgate.net/publication/245287369_Regional_Drought_Analysis_Based_on_Neural_Networks" TargetMode="External"/><Relationship Id="rId23" Type="http://schemas.openxmlformats.org/officeDocument/2006/relationships/hyperlink" Target="https://ijsret.com/papers-2024/IJSRET_V10_issue2_339.pdf" TargetMode="External"/><Relationship Id="rId28" Type="http://schemas.openxmlformats.org/officeDocument/2006/relationships/hyperlink" Target="https://earthdata.nasa.gov" TargetMode="External"/><Relationship Id="rId10" Type="http://schemas.openxmlformats.org/officeDocument/2006/relationships/footer" Target="footer1.xml"/><Relationship Id="rId19" Type="http://schemas.openxmlformats.org/officeDocument/2006/relationships/hyperlink" Target="https://go.whoi.edu/harrness-2024-2034" TargetMode="External"/><Relationship Id="rId31" Type="http://schemas.openxmlformats.org/officeDocument/2006/relationships/hyperlink" Target="https://www.mosdac.gov.i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ceres.larc.nasa.gov/documents/publications/pdfs/CERES_pubs_1993-present.pdf" TargetMode="External"/><Relationship Id="rId22" Type="http://schemas.openxmlformats.org/officeDocument/2006/relationships/hyperlink" Target="https://ouci.dntb.gov.ua/en/works/73wOrKR7/" TargetMode="External"/><Relationship Id="rId27" Type="http://schemas.openxmlformats.org/officeDocument/2006/relationships/hyperlink" Target="https://aikosh.indiaai.gov.in/static/Deep+Learning+Ian+Goodfellow.pdf" TargetMode="External"/><Relationship Id="rId30" Type="http://schemas.openxmlformats.org/officeDocument/2006/relationships/hyperlink" Target="https://www.ncei.noaa.gov" TargetMode="Externa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152AB-6040-45C1-AB15-9B292CB9C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15</Pages>
  <Words>8158</Words>
  <Characters>46504</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Microsoft Word - B.Tech Final Synopsis</vt:lpstr>
    </vt:vector>
  </TitlesOfParts>
  <Company/>
  <LinksUpToDate>false</LinksUpToDate>
  <CharactersWithSpaces>54553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B.Tech Final Synopsis</dc:title>
  <cp:lastModifiedBy>SR Tripathi</cp:lastModifiedBy>
  <cp:revision>36</cp:revision>
  <cp:lastPrinted>2025-11-08T11:06:00Z</cp:lastPrinted>
  <dcterms:created xsi:type="dcterms:W3CDTF">2025-11-05T15:32:00Z</dcterms:created>
  <dcterms:modified xsi:type="dcterms:W3CDTF">2026-01-23T09:33:00Z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2025-09-11T00:00:00Z</vt:filetime>
  </property>
  <property fmtid="{D5CDD505-2E9C-101B-9397-08002B2CF9AE}" pid="3" name="LastSaved">
    <vt:filetime>2025-11-05T00:00:00Z</vt:filetime>
  </property>
  <property fmtid="{D5CDD505-2E9C-101B-9397-08002B2CF9AE}" pid="4" name="Producer">
    <vt:lpwstr>Microsoft: Print To PDF</vt:lpwstr>
  </property>
  <property fmtid="{D5CDD505-2E9C-101B-9397-08002B2CF9AE}" pid="5" name="GrammarlyDocumentId">
    <vt:lpwstr>4113ae7a-05ed-4244-8aaa-bfcdf4439d9b</vt:lpwstr>
  </property>
</Properties>
</file>